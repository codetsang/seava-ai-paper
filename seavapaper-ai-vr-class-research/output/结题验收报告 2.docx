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5BBB0">
      <w:pPr>
        <w:jc w:val="center"/>
      </w:pPr>
      <w:r>
        <w:rPr>
          <w:rFonts w:ascii="Songti SC" w:hAnsi="Songti SC" w:eastAsia="Songti SC"/>
          <w:b/>
          <w:sz w:val="32"/>
        </w:rPr>
        <w:t>基于AIGC数字人的外语情景实验教学项目</w:t>
      </w:r>
    </w:p>
    <w:p w14:paraId="473D7BB8">
      <w:pPr>
        <w:spacing w:after="360"/>
        <w:jc w:val="center"/>
      </w:pPr>
      <w:r>
        <w:rPr>
          <w:rFonts w:ascii="Songti SC" w:hAnsi="Songti SC" w:eastAsia="Songti SC"/>
          <w:b w:val="0"/>
          <w:color w:val="555555"/>
          <w:sz w:val="22"/>
        </w:rPr>
        <w:t>结题验收报告</w:t>
      </w:r>
    </w:p>
    <w:p w14:paraId="1D9D2DDB">
      <w:pPr>
        <w:spacing w:before="240" w:after="120"/>
      </w:pPr>
      <w:r>
        <w:rPr>
          <w:rFonts w:ascii="Songti SC" w:hAnsi="Songti SC" w:eastAsia="Songti SC"/>
          <w:b/>
          <w:sz w:val="28"/>
        </w:rPr>
        <w:t>一、项目结题正文</w:t>
      </w:r>
      <w:r>
        <w:rPr>
          <w:rFonts w:ascii="Songti SC" w:hAnsi="Songti SC" w:eastAsia="Songti SC"/>
          <w:b w:val="0"/>
          <w:color w:val="666666"/>
          <w:sz w:val="20"/>
        </w:rPr>
        <w:t>（2335字）</w:t>
      </w:r>
    </w:p>
    <w:p w14:paraId="07ACEE78">
      <w:pPr>
        <w:spacing w:before="160" w:after="80"/>
      </w:pPr>
      <w:r>
        <w:rPr>
          <w:rFonts w:ascii="Songti SC" w:hAnsi="Songti SC" w:eastAsia="Songti SC"/>
          <w:b/>
          <w:sz w:val="24"/>
        </w:rPr>
        <w:t>（一）项目概况</w:t>
      </w:r>
    </w:p>
    <w:p w14:paraId="42EB8FC7">
      <w:pPr>
        <w:ind w:firstLine="420"/>
        <w:rPr>
          <w:del w:id="0" w:author="Zeng W" w:date="2026-06-12T09:55:56Z"/>
        </w:rPr>
      </w:pPr>
      <w:r>
        <w:rPr>
          <w:rFonts w:ascii="Songti SC" w:hAnsi="Songti SC" w:eastAsia="Songti SC"/>
          <w:b w:val="0"/>
          <w:sz w:val="24"/>
        </w:rPr>
        <w:t>本项目在外语实验室</w:t>
      </w:r>
      <w:del w:id="1" w:author="Zeng W" w:date="2026-06-12T09:55:40Z">
        <w:r>
          <w:rPr>
            <w:rFonts w:ascii="Songti SC" w:hAnsi="Songti SC" w:eastAsia="Songti SC"/>
            <w:b w:val="0"/>
            <w:sz w:val="24"/>
          </w:rPr>
          <w:delText>原有</w:delText>
        </w:r>
      </w:del>
      <w:r>
        <w:rPr>
          <w:rFonts w:ascii="Songti SC" w:hAnsi="Songti SC" w:eastAsia="Songti SC"/>
          <w:b w:val="0"/>
          <w:sz w:val="24"/>
        </w:rPr>
        <w:t>"基于虚拟演播室的情景教学实验项目"基础上实施改造。该实验通过对表演者视频数据的同步捕捉和渲染开展情景式教学，在口语训练中发挥了积极作用，但应用场景比较有限。</w:t>
      </w:r>
    </w:p>
    <w:p w14:paraId="7920B51D">
      <w:pPr>
        <w:ind w:firstLine="420"/>
      </w:pPr>
      <w:r>
        <w:rPr>
          <w:rFonts w:ascii="Songti SC" w:hAnsi="Songti SC" w:eastAsia="Songti SC"/>
          <w:b w:val="0"/>
          <w:sz w:val="24"/>
        </w:rPr>
        <w:t>原先实验的问题主要有两方面。一是学生普遍没有受过专业表演训练，演绎不同角色时比较拘束，不易进入角色，外文戏剧类任务尤为明显；二是受场地条件限制，课堂上服装更换、场景布置、道具准备等工作耗时较多，情景展示的丰富度和训练深度都受到制约，多角色、多身份的口语训练往往做不深。</w:t>
      </w:r>
    </w:p>
    <w:p w14:paraId="342BC1C3">
      <w:pPr>
        <w:ind w:firstLine="420"/>
      </w:pPr>
      <w:r>
        <w:rPr>
          <w:rFonts w:ascii="Songti SC" w:hAnsi="Songti SC" w:eastAsia="Songti SC"/>
          <w:b w:val="0"/>
          <w:sz w:val="24"/>
        </w:rPr>
        <w:t>项目建设目标是在现有实验条件上搭建基于AIGC引擎的数字人实时生成环境，对表演者形象进行实时渲染和虚拟角色同步生成，实现多场景、多模态的AIGC情景实验教学，着重解决依托人工智能技术提升学生口语表达能力和口语综合技能的问题。项目组在原有绿幕演播条件上完成软硬件升级，接入开源AIGC生成框架，使课堂能按教学需要生成虚拟角色形象，并据此优化实验流程和</w:t>
      </w:r>
      <w:del w:id="2" w:author="Zeng W" w:date="2026-06-12T09:56:35Z">
        <w:r>
          <w:rPr>
            <w:rFonts w:hint="default" w:ascii="Songti SC" w:hAnsi="Songti SC" w:eastAsia="Songti SC"/>
            <w:b w:val="0"/>
            <w:sz w:val="24"/>
            <w:lang w:val="en-US"/>
          </w:rPr>
          <w:delText>考核</w:delText>
        </w:r>
      </w:del>
      <w:ins w:id="3" w:author="Zeng W" w:date="2026-06-12T09:56:38Z">
        <w:r>
          <w:rPr>
            <w:rFonts w:hint="eastAsia"/>
            <w:b w:val="0"/>
            <w:sz w:val="24"/>
            <w:lang w:val="en-US" w:eastAsia="zh-CN"/>
          </w:rPr>
          <w:t>评价</w:t>
        </w:r>
      </w:ins>
      <w:r>
        <w:rPr>
          <w:rFonts w:ascii="Songti SC" w:hAnsi="Songti SC" w:eastAsia="Songti SC"/>
          <w:b w:val="0"/>
          <w:sz w:val="24"/>
        </w:rPr>
        <w:t>方式。</w:t>
      </w:r>
      <w:del w:id="4" w:author="Zeng W" w:date="2026-06-12T09:56:31Z">
        <w:r>
          <w:rPr>
            <w:rFonts w:ascii="Songti SC" w:hAnsi="Songti SC" w:eastAsia="Songti SC"/>
            <w:b w:val="0"/>
            <w:sz w:val="24"/>
          </w:rPr>
          <w:delText>改造后实验继续在外语实验室开设，本学期按计划完成三次口语训练，教学安排未中断。</w:delText>
        </w:r>
      </w:del>
    </w:p>
    <w:p w14:paraId="429A2084">
      <w:pPr>
        <w:spacing w:before="160" w:after="80"/>
      </w:pPr>
      <w:r>
        <w:rPr>
          <w:rFonts w:ascii="Songti SC" w:hAnsi="Songti SC" w:eastAsia="Songti SC"/>
          <w:b/>
          <w:sz w:val="24"/>
        </w:rPr>
        <w:t>（二）建设内容与完成情况</w:t>
      </w:r>
    </w:p>
    <w:p w14:paraId="749A077E">
      <w:pPr>
        <w:ind w:firstLine="420"/>
      </w:pPr>
      <w:r>
        <w:rPr>
          <w:rFonts w:ascii="Songti SC" w:hAnsi="Songti SC" w:eastAsia="Songti SC"/>
          <w:b w:val="0"/>
          <w:sz w:val="24"/>
        </w:rPr>
        <w:t>项目建设主要包括软硬件基础条件建设、AIGC引擎及平台部署、情景系统适配和实验教学方案调整。硬件方面，在原有绿幕环境和摄像采集设备基础上，增配补光及视频处理设备，改善视频抠像和AIGC数字人生成效果；</w:t>
      </w:r>
      <w:del w:id="5" w:author="Zeng W" w:date="2026-06-12T09:57:00Z">
        <w:r>
          <w:rPr>
            <w:rFonts w:ascii="Songti SC" w:hAnsi="Songti SC" w:eastAsia="Songti SC"/>
            <w:b w:val="0"/>
            <w:sz w:val="24"/>
          </w:rPr>
          <w:delText>从实验室图形工作站中调配满足计算要求的设备，</w:delText>
        </w:r>
      </w:del>
      <w:r>
        <w:rPr>
          <w:rFonts w:ascii="Songti SC" w:hAnsi="Songti SC" w:eastAsia="Songti SC"/>
          <w:b w:val="0"/>
          <w:sz w:val="24"/>
        </w:rPr>
        <w:t>搭建单工作站运行环境，</w:t>
      </w:r>
      <w:del w:id="6" w:author="Zeng W" w:date="2026-06-12T09:57:08Z">
        <w:r>
          <w:rPr>
            <w:rFonts w:ascii="Songti SC" w:hAnsi="Songti SC" w:eastAsia="Songti SC"/>
            <w:b w:val="0"/>
            <w:sz w:val="24"/>
          </w:rPr>
          <w:delText>显存和CUDA算力</w:delText>
        </w:r>
      </w:del>
      <w:r>
        <w:rPr>
          <w:rFonts w:ascii="Songti SC" w:hAnsi="Songti SC" w:eastAsia="Songti SC"/>
          <w:b w:val="0"/>
          <w:sz w:val="24"/>
        </w:rPr>
        <w:t>满足AIGC实时生成需要。</w:t>
      </w:r>
      <w:del w:id="7" w:author="Zeng W" w:date="2026-06-12T09:57:12Z">
        <w:r>
          <w:rPr>
            <w:rFonts w:ascii="Songti SC" w:hAnsi="Songti SC" w:eastAsia="Songti SC"/>
            <w:b w:val="0"/>
            <w:sz w:val="24"/>
          </w:rPr>
          <w:delText>同时整理了</w:delText>
        </w:r>
      </w:del>
      <w:ins w:id="8" w:author="Zeng W" w:date="2026-06-12T09:57:13Z">
        <w:r>
          <w:rPr>
            <w:rFonts w:hint="eastAsia"/>
            <w:b w:val="0"/>
            <w:sz w:val="24"/>
            <w:lang w:val="en-US" w:eastAsia="zh-CN"/>
          </w:rPr>
          <w:t>对</w:t>
        </w:r>
      </w:ins>
      <w:ins w:id="9" w:author="Zeng W" w:date="2026-06-12T09:57:16Z">
        <w:r>
          <w:rPr>
            <w:rFonts w:hint="eastAsia"/>
            <w:b w:val="0"/>
            <w:sz w:val="24"/>
            <w:lang w:val="en-US" w:eastAsia="zh-CN"/>
          </w:rPr>
          <w:t>虚拟</w:t>
        </w:r>
      </w:ins>
      <w:ins w:id="10" w:author="Zeng W" w:date="2026-06-12T09:57:17Z">
        <w:r>
          <w:rPr>
            <w:rFonts w:hint="eastAsia"/>
            <w:b w:val="0"/>
            <w:sz w:val="24"/>
            <w:lang w:val="en-US" w:eastAsia="zh-CN"/>
          </w:rPr>
          <w:t>演播的</w:t>
        </w:r>
      </w:ins>
      <w:del w:id="11" w:author="Zeng W" w:date="2026-06-12T09:57:20Z">
        <w:r>
          <w:rPr>
            <w:rFonts w:hint="default" w:ascii="Songti SC" w:hAnsi="Songti SC" w:eastAsia="Songti SC"/>
            <w:b w:val="0"/>
            <w:sz w:val="24"/>
            <w:lang w:val="en-US"/>
          </w:rPr>
          <w:delText>机房</w:delText>
        </w:r>
      </w:del>
      <w:ins w:id="12" w:author="Zeng W" w:date="2026-06-12T09:57:21Z">
        <w:r>
          <w:rPr>
            <w:rFonts w:hint="eastAsia"/>
            <w:b w:val="0"/>
            <w:sz w:val="24"/>
            <w:lang w:val="en-US" w:eastAsia="zh-CN"/>
          </w:rPr>
          <w:t>环境</w:t>
        </w:r>
      </w:ins>
      <w:r>
        <w:rPr>
          <w:rFonts w:ascii="Songti SC" w:hAnsi="Songti SC" w:eastAsia="Songti SC"/>
          <w:b w:val="0"/>
          <w:sz w:val="24"/>
        </w:rPr>
        <w:t>线路、采集位置和显示终端，绿幕采集、图形处理和显示输出链路经</w:t>
      </w:r>
      <w:ins w:id="13" w:author="Zeng W" w:date="2026-06-12T09:57:35Z">
        <w:r>
          <w:rPr>
            <w:rFonts w:hint="eastAsia"/>
            <w:b w:val="0"/>
            <w:sz w:val="24"/>
            <w:lang w:val="en-US" w:eastAsia="zh-CN"/>
          </w:rPr>
          <w:t>了</w:t>
        </w:r>
      </w:ins>
      <w:r>
        <w:rPr>
          <w:rFonts w:ascii="Songti SC" w:hAnsi="Songti SC" w:eastAsia="Songti SC"/>
          <w:b w:val="0"/>
          <w:sz w:val="24"/>
        </w:rPr>
        <w:t>多轮调试</w:t>
      </w:r>
      <w:del w:id="14" w:author="Zeng W" w:date="2026-06-12T09:57:33Z">
        <w:r>
          <w:rPr>
            <w:rFonts w:ascii="Songti SC" w:hAnsi="Songti SC" w:eastAsia="Songti SC"/>
            <w:b w:val="0"/>
            <w:sz w:val="24"/>
          </w:rPr>
          <w:delText>，课堂延迟控制在可接受范围内，保证上课时设备能稳定联调</w:delText>
        </w:r>
      </w:del>
      <w:r>
        <w:rPr>
          <w:rFonts w:ascii="Songti SC" w:hAnsi="Songti SC" w:eastAsia="Songti SC"/>
          <w:b w:val="0"/>
          <w:sz w:val="24"/>
        </w:rPr>
        <w:t>。</w:t>
      </w:r>
    </w:p>
    <w:p w14:paraId="657A0EB3">
      <w:pPr>
        <w:jc w:val="center"/>
        <w:rPr>
          <w:ins w:id="15" w:author="Zeng W" w:date="2026-06-12T09:58:10Z"/>
        </w:rPr>
      </w:pPr>
    </w:p>
    <w:p w14:paraId="62E66A2B">
      <w:pPr>
        <w:jc w:val="center"/>
      </w:pPr>
      <w:r>
        <w:drawing>
          <wp:inline distT="0" distB="0" distL="114300" distR="114300">
            <wp:extent cx="2409825" cy="1963420"/>
            <wp:effectExtent l="0" t="0" r="317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r="55783"/>
                    <a:stretch>
                      <a:fillRect/>
                    </a:stretch>
                  </pic:blipFill>
                  <pic:spPr>
                    <a:xfrm>
                      <a:off x="0" y="0"/>
                      <a:ext cx="2409825" cy="1963420"/>
                    </a:xfrm>
                    <a:prstGeom prst="rect">
                      <a:avLst/>
                    </a:prstGeom>
                  </pic:spPr>
                </pic:pic>
              </a:graphicData>
            </a:graphic>
          </wp:inline>
        </w:drawing>
      </w:r>
    </w:p>
    <w:p w14:paraId="60ED8B28">
      <w:pPr>
        <w:spacing w:after="200"/>
        <w:jc w:val="center"/>
      </w:pPr>
      <w:r>
        <w:rPr>
          <w:rFonts w:ascii="Songti SC" w:hAnsi="Songti SC" w:eastAsia="Songti SC"/>
          <w:b w:val="0"/>
          <w:color w:val="444444"/>
          <w:sz w:val="21"/>
        </w:rPr>
        <w:t>图1 外语实验室AIGC情景实验环境</w:t>
      </w:r>
      <w:del w:id="16" w:author="Zeng W" w:date="2026-06-12T09:57:52Z">
        <w:r>
          <w:rPr>
            <w:rFonts w:ascii="Songti SC" w:hAnsi="Songti SC" w:eastAsia="Songti SC"/>
            <w:b w:val="0"/>
            <w:color w:val="444444"/>
            <w:sz w:val="21"/>
          </w:rPr>
          <w:delText>（左：采集与监控工位；右：绿幕抠像与虚拟情景展示）</w:delText>
        </w:r>
      </w:del>
    </w:p>
    <w:p w14:paraId="6E81273D">
      <w:pPr>
        <w:jc w:val="center"/>
      </w:pPr>
      <w:r>
        <w:drawing>
          <wp:inline distT="0" distB="0" distL="114300" distR="114300">
            <wp:extent cx="2514600" cy="1885950"/>
            <wp:effectExtent l="0" t="0" r="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14600" cy="1885950"/>
                    </a:xfrm>
                    <a:prstGeom prst="rect">
                      <a:avLst/>
                    </a:prstGeom>
                  </pic:spPr>
                </pic:pic>
              </a:graphicData>
            </a:graphic>
          </wp:inline>
        </w:drawing>
      </w:r>
    </w:p>
    <w:p w14:paraId="5107F65A">
      <w:pPr>
        <w:spacing w:after="200"/>
        <w:jc w:val="center"/>
      </w:pPr>
      <w:r>
        <w:rPr>
          <w:rFonts w:ascii="Songti SC" w:hAnsi="Songti SC" w:eastAsia="Songti SC"/>
          <w:b w:val="0"/>
          <w:color w:val="444444"/>
          <w:sz w:val="21"/>
        </w:rPr>
        <w:t>图2 绿幕抠像与虚拟情景合成现场</w:t>
      </w:r>
    </w:p>
    <w:p w14:paraId="33D8CA27">
      <w:pPr>
        <w:ind w:firstLine="420"/>
      </w:pPr>
      <w:r>
        <w:rPr>
          <w:rFonts w:ascii="Songti SC" w:hAnsi="Songti SC" w:eastAsia="Songti SC"/>
          <w:b w:val="0"/>
          <w:sz w:val="24"/>
        </w:rPr>
        <w:t>软件方面，采用开源AIGC生成框架作底层能力，在原有情景虚拟仿真实验教学系统上完成适配，包括音视频流处理、效果器调试、HDMI和DP信号适配、视频采集卡适配等，将AIGC生成引擎及配套应用接入虚拟情景演播系统，贯通采集、生成、展示和回看各环节。项目前期已在测试环境中验证数字</w:t>
      </w:r>
      <w:ins w:id="17" w:author="Zeng W" w:date="2026-06-12T09:58:49Z">
        <w:r>
          <w:rPr>
            <w:rFonts w:hint="eastAsia"/>
            <w:b w:val="0"/>
            <w:sz w:val="24"/>
            <w:lang w:val="en-US" w:eastAsia="zh-CN"/>
          </w:rPr>
          <w:t>形象的</w:t>
        </w:r>
      </w:ins>
      <w:del w:id="18" w:author="Zeng W" w:date="2026-06-12T09:58:46Z">
        <w:r>
          <w:rPr>
            <w:rFonts w:ascii="Songti SC" w:hAnsi="Songti SC" w:eastAsia="Songti SC"/>
            <w:b w:val="0"/>
            <w:sz w:val="24"/>
          </w:rPr>
          <w:delText>人</w:delText>
        </w:r>
      </w:del>
      <w:r>
        <w:rPr>
          <w:rFonts w:ascii="Songti SC" w:hAnsi="Songti SC" w:eastAsia="Songti SC"/>
          <w:b w:val="0"/>
          <w:sz w:val="24"/>
        </w:rPr>
        <w:t>生成的可行性，正式环境部署后用于日常教学。</w:t>
      </w:r>
      <w:del w:id="19" w:author="Zeng W" w:date="2026-06-12T09:58:55Z">
        <w:r>
          <w:rPr>
            <w:rFonts w:ascii="Songti SC" w:hAnsi="Songti SC" w:eastAsia="Songti SC"/>
            <w:b w:val="0"/>
            <w:sz w:val="24"/>
          </w:rPr>
          <w:delText>教师和学生可在同一界面进入训练、切换情景任务和回看录像。</w:delText>
        </w:r>
      </w:del>
    </w:p>
    <w:p w14:paraId="02C4533F">
      <w:pPr>
        <w:jc w:val="center"/>
      </w:pPr>
      <w:r>
        <w:drawing>
          <wp:inline distT="0" distB="0" distL="114300" distR="114300">
            <wp:extent cx="2514600" cy="18167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514600" cy="1817191"/>
                    </a:xfrm>
                    <a:prstGeom prst="rect">
                      <a:avLst/>
                    </a:prstGeom>
                  </pic:spPr>
                </pic:pic>
              </a:graphicData>
            </a:graphic>
          </wp:inline>
        </w:drawing>
      </w:r>
    </w:p>
    <w:p w14:paraId="3B6AF4BE">
      <w:pPr>
        <w:spacing w:after="200"/>
        <w:jc w:val="center"/>
      </w:pPr>
      <w:r>
        <w:rPr>
          <w:rFonts w:ascii="Songti SC" w:hAnsi="Songti SC" w:eastAsia="Songti SC"/>
          <w:b w:val="0"/>
          <w:color w:val="444444"/>
          <w:sz w:val="21"/>
        </w:rPr>
        <w:t>图3 AIGC数字人生成引擎操作界面</w:t>
      </w:r>
      <w:del w:id="20" w:author="Zeng W" w:date="2026-06-12T09:58:58Z">
        <w:r>
          <w:rPr>
            <w:rFonts w:ascii="Songti SC" w:hAnsi="Songti SC" w:eastAsia="Songti SC"/>
            <w:b w:val="0"/>
            <w:color w:val="444444"/>
            <w:sz w:val="21"/>
          </w:rPr>
          <w:delText>（Deep Live Cam）</w:delText>
        </w:r>
      </w:del>
    </w:p>
    <w:p w14:paraId="7034A9FF">
      <w:pPr>
        <w:ind w:firstLine="420"/>
      </w:pPr>
      <w:del w:id="21" w:author="Zeng W" w:date="2026-06-12T09:59:43Z">
        <w:r>
          <w:rPr>
            <w:rFonts w:ascii="Songti SC" w:hAnsi="Songti SC" w:eastAsia="Songti SC"/>
            <w:b w:val="0"/>
            <w:sz w:val="24"/>
          </w:rPr>
          <w:delText>教学方面，</w:delText>
        </w:r>
      </w:del>
      <w:r>
        <w:rPr>
          <w:rFonts w:ascii="Songti SC" w:hAnsi="Songti SC" w:eastAsia="Songti SC"/>
          <w:b w:val="0"/>
          <w:sz w:val="24"/>
        </w:rPr>
        <w:t>围绕AIGC情景教学和AIGC戏剧类任务，实行"课前准备+课中实验+课后自评+教师综合评测+AI评测"的教学组织方式。课前由教辅老师协助学生熟悉系统环境和操作规则，教师布置课程主题和训练任务；课中学生在AIGC实验环境下完成情景对话、戏剧片段和综合展示等口语训练；课后学生通过资源平台回看录像，开展自评和互评；教师结合课堂观察和互评结果进行综合讲评，AI系统对口语流利度、节奏、发音等给出辅助测评。实验成绩由AI系统测评、教师评分、学生自评和学生互评四部分构成，比例见表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184941C">
        <w:tc>
          <w:tcPr>
            <w:tcW w:w="2911" w:type="dxa"/>
          </w:tcPr>
          <w:p w14:paraId="42002364">
            <w:pPr>
              <w:jc w:val="center"/>
            </w:pPr>
            <w:r>
              <w:rPr>
                <w:rFonts w:ascii="Songti SC" w:hAnsi="Songti SC" w:eastAsia="Songti SC"/>
                <w:b/>
                <w:sz w:val="21"/>
              </w:rPr>
              <w:t>成绩项目</w:t>
            </w:r>
          </w:p>
        </w:tc>
        <w:tc>
          <w:tcPr>
            <w:tcW w:w="2911" w:type="dxa"/>
          </w:tcPr>
          <w:p w14:paraId="66385F99">
            <w:pPr>
              <w:jc w:val="center"/>
            </w:pPr>
            <w:r>
              <w:rPr>
                <w:rFonts w:ascii="Songti SC" w:hAnsi="Songti SC" w:eastAsia="Songti SC"/>
                <w:b/>
                <w:sz w:val="21"/>
              </w:rPr>
              <w:t>占比</w:t>
            </w:r>
          </w:p>
        </w:tc>
        <w:tc>
          <w:tcPr>
            <w:tcW w:w="2911" w:type="dxa"/>
          </w:tcPr>
          <w:p w14:paraId="3A6DE56A">
            <w:pPr>
              <w:jc w:val="center"/>
            </w:pPr>
            <w:r>
              <w:rPr>
                <w:rFonts w:ascii="Songti SC" w:hAnsi="Songti SC" w:eastAsia="Songti SC"/>
                <w:b/>
                <w:sz w:val="21"/>
              </w:rPr>
              <w:t>说明</w:t>
            </w:r>
          </w:p>
        </w:tc>
      </w:tr>
      <w:tr w14:paraId="3CCC78CD">
        <w:tc>
          <w:tcPr>
            <w:tcW w:w="2911" w:type="dxa"/>
          </w:tcPr>
          <w:p w14:paraId="370ED046">
            <w:r>
              <w:rPr>
                <w:rFonts w:ascii="Songti SC" w:hAnsi="Songti SC" w:eastAsia="Songti SC"/>
                <w:b w:val="0"/>
                <w:sz w:val="21"/>
              </w:rPr>
              <w:t>AI系统测评</w:t>
            </w:r>
          </w:p>
        </w:tc>
        <w:tc>
          <w:tcPr>
            <w:tcW w:w="2911" w:type="dxa"/>
          </w:tcPr>
          <w:p w14:paraId="16D01A49">
            <w:r>
              <w:rPr>
                <w:rFonts w:ascii="Songti SC" w:hAnsi="Songti SC" w:eastAsia="Songti SC"/>
                <w:b w:val="0"/>
                <w:sz w:val="21"/>
              </w:rPr>
              <w:t>30%</w:t>
            </w:r>
          </w:p>
        </w:tc>
        <w:tc>
          <w:tcPr>
            <w:tcW w:w="2911" w:type="dxa"/>
          </w:tcPr>
          <w:p w14:paraId="378EFCAD">
            <w:r>
              <w:rPr>
                <w:rFonts w:ascii="Songti SC" w:hAnsi="Songti SC" w:eastAsia="Songti SC"/>
                <w:b w:val="0"/>
                <w:sz w:val="21"/>
              </w:rPr>
              <w:t>流利度、节奏、发音、内容适合度等</w:t>
            </w:r>
          </w:p>
        </w:tc>
      </w:tr>
      <w:tr w14:paraId="36657A7B">
        <w:tc>
          <w:tcPr>
            <w:tcW w:w="2911" w:type="dxa"/>
          </w:tcPr>
          <w:p w14:paraId="2B8D57E0">
            <w:r>
              <w:rPr>
                <w:rFonts w:ascii="Songti SC" w:hAnsi="Songti SC" w:eastAsia="Songti SC"/>
                <w:b w:val="0"/>
                <w:sz w:val="21"/>
              </w:rPr>
              <w:t>教师评分</w:t>
            </w:r>
          </w:p>
        </w:tc>
        <w:tc>
          <w:tcPr>
            <w:tcW w:w="2911" w:type="dxa"/>
          </w:tcPr>
          <w:p w14:paraId="1447165E">
            <w:r>
              <w:rPr>
                <w:rFonts w:ascii="Songti SC" w:hAnsi="Songti SC" w:eastAsia="Songti SC"/>
                <w:b w:val="0"/>
                <w:sz w:val="21"/>
              </w:rPr>
              <w:t>30%</w:t>
            </w:r>
          </w:p>
        </w:tc>
        <w:tc>
          <w:tcPr>
            <w:tcW w:w="2911" w:type="dxa"/>
          </w:tcPr>
          <w:p w14:paraId="05C75B23">
            <w:r>
              <w:rPr>
                <w:rFonts w:ascii="Songti SC" w:hAnsi="Songti SC" w:eastAsia="Songti SC"/>
                <w:b w:val="0"/>
                <w:sz w:val="21"/>
              </w:rPr>
              <w:t>现场表现与口语表达质量</w:t>
            </w:r>
          </w:p>
        </w:tc>
      </w:tr>
      <w:tr w14:paraId="01234752">
        <w:tc>
          <w:tcPr>
            <w:tcW w:w="2911" w:type="dxa"/>
          </w:tcPr>
          <w:p w14:paraId="3907E4E6">
            <w:r>
              <w:rPr>
                <w:rFonts w:ascii="Songti SC" w:hAnsi="Songti SC" w:eastAsia="Songti SC"/>
                <w:b w:val="0"/>
                <w:sz w:val="21"/>
              </w:rPr>
              <w:t>学生自评</w:t>
            </w:r>
          </w:p>
        </w:tc>
        <w:tc>
          <w:tcPr>
            <w:tcW w:w="2911" w:type="dxa"/>
          </w:tcPr>
          <w:p w14:paraId="2DA8EFAF">
            <w:r>
              <w:rPr>
                <w:rFonts w:ascii="Songti SC" w:hAnsi="Songti SC" w:eastAsia="Songti SC"/>
                <w:b w:val="0"/>
                <w:sz w:val="21"/>
              </w:rPr>
              <w:t>20%</w:t>
            </w:r>
          </w:p>
        </w:tc>
        <w:tc>
          <w:tcPr>
            <w:tcW w:w="2911" w:type="dxa"/>
          </w:tcPr>
          <w:p w14:paraId="1389ACBB">
            <w:r>
              <w:rPr>
                <w:rFonts w:ascii="Songti SC" w:hAnsi="Songti SC" w:eastAsia="Songti SC"/>
                <w:b w:val="0"/>
                <w:sz w:val="21"/>
              </w:rPr>
              <w:t>对自身训练过程的反思评价</w:t>
            </w:r>
          </w:p>
        </w:tc>
      </w:tr>
      <w:tr w14:paraId="42D11337">
        <w:tc>
          <w:tcPr>
            <w:tcW w:w="2911" w:type="dxa"/>
          </w:tcPr>
          <w:p w14:paraId="7CD967E2">
            <w:r>
              <w:rPr>
                <w:rFonts w:ascii="Songti SC" w:hAnsi="Songti SC" w:eastAsia="Songti SC"/>
                <w:b w:val="0"/>
                <w:sz w:val="21"/>
              </w:rPr>
              <w:t>学生互评</w:t>
            </w:r>
          </w:p>
        </w:tc>
        <w:tc>
          <w:tcPr>
            <w:tcW w:w="2911" w:type="dxa"/>
          </w:tcPr>
          <w:p w14:paraId="46A78F10">
            <w:r>
              <w:rPr>
                <w:rFonts w:ascii="Songti SC" w:hAnsi="Songti SC" w:eastAsia="Songti SC"/>
                <w:b w:val="0"/>
                <w:sz w:val="21"/>
              </w:rPr>
              <w:t>20%</w:t>
            </w:r>
          </w:p>
        </w:tc>
        <w:tc>
          <w:tcPr>
            <w:tcW w:w="2911" w:type="dxa"/>
          </w:tcPr>
          <w:p w14:paraId="4E353E31">
            <w:r>
              <w:rPr>
                <w:rFonts w:ascii="Songti SC" w:hAnsi="Songti SC" w:eastAsia="Songti SC"/>
                <w:b w:val="0"/>
                <w:sz w:val="21"/>
              </w:rPr>
              <w:t>组间互评与反馈</w:t>
            </w:r>
          </w:p>
        </w:tc>
      </w:tr>
    </w:tbl>
    <w:p w14:paraId="53278CE2">
      <w:pPr>
        <w:spacing w:after="200"/>
        <w:jc w:val="center"/>
      </w:pPr>
      <w:r>
        <w:rPr>
          <w:rFonts w:ascii="Songti SC" w:hAnsi="Songti SC" w:eastAsia="Songti SC"/>
          <w:b w:val="0"/>
          <w:color w:val="444444"/>
          <w:sz w:val="21"/>
        </w:rPr>
        <w:t>表4 实验成绩构成</w:t>
      </w:r>
    </w:p>
    <w:p w14:paraId="459B24D8">
      <w:pPr>
        <w:ind w:firstLine="420"/>
      </w:pPr>
      <w:r>
        <w:rPr>
          <w:rFonts w:ascii="Songti SC" w:hAnsi="Songti SC" w:eastAsia="Songti SC"/>
          <w:b w:val="0"/>
          <w:sz w:val="24"/>
        </w:rPr>
        <w:t>建设过程中，项目组先后完成测试环境部署、正式环境搭建、情景模板导入和教辅培训，并根据首轮上课情况调整了部分界面操作和默认参数，减少课堂上临时处理的环节。实验室技术人员参与环境部署和日常维护，按学期维护系统参数和情景模板，整理操作说明，保障实验在后续学期继续开设。</w:t>
      </w:r>
    </w:p>
    <w:p w14:paraId="06058F81">
      <w:pPr>
        <w:spacing w:before="160" w:after="80"/>
      </w:pPr>
      <w:r>
        <w:rPr>
          <w:rFonts w:ascii="Songti SC" w:hAnsi="Songti SC" w:eastAsia="Songti SC"/>
          <w:b/>
          <w:sz w:val="24"/>
        </w:rPr>
        <w:t>（三）实验教学组织</w:t>
      </w:r>
    </w:p>
    <w:p w14:paraId="1BF89122">
      <w:pPr>
        <w:ind w:firstLine="420"/>
      </w:pPr>
      <w:r>
        <w:rPr>
          <w:rFonts w:ascii="Songti SC" w:hAnsi="Songti SC" w:eastAsia="Songti SC"/>
          <w:b w:val="0"/>
          <w:sz w:val="24"/>
        </w:rPr>
        <w:t>升级后的实验按课前准备、课中训练、课后复盘、教师讲评四个主要环节组织实施</w:t>
      </w:r>
      <w:del w:id="22" w:author="Zeng W" w:date="2026-06-12T10:00:27Z">
        <w:r>
          <w:rPr>
            <w:rFonts w:ascii="Songti SC" w:hAnsi="Songti SC" w:eastAsia="Songti SC"/>
            <w:b w:val="0"/>
            <w:sz w:val="24"/>
          </w:rPr>
          <w:delText>（见图4）</w:delText>
        </w:r>
      </w:del>
      <w:r>
        <w:rPr>
          <w:rFonts w:ascii="Songti SC" w:hAnsi="Songti SC" w:eastAsia="Songti SC"/>
          <w:b w:val="0"/>
          <w:sz w:val="24"/>
        </w:rPr>
        <w:t>。课前，教师说明情景任务和角色要求，布置AIGC戏剧或情景对话主题，教辅老师协助学生熟悉系统操作、完成参数检查，明确当次练习安排；课中，教师讲解AIGC环境下的站位、肢体语言和发言规范，学生在虚拟角色形象支持下进入AIGC情景实验环境，完成口语表达训练；课后，学生在资源平台回看训练录像，填写自评表并完成组内互评；讲评时，教师结合课堂观察、录像回放和AI测评报告指出问题，给出成绩。</w:t>
      </w:r>
    </w:p>
    <w:p w14:paraId="29DD78DE">
      <w:pPr>
        <w:ind w:firstLine="420"/>
      </w:pPr>
      <w:r>
        <w:rPr>
          <w:rFonts w:ascii="Songti SC" w:hAnsi="Songti SC" w:eastAsia="Songti SC"/>
          <w:b w:val="0"/>
          <w:sz w:val="24"/>
        </w:rPr>
        <w:t>各环节分工与改造前基本一致，主要变化在课中环节和评价方式。角色由现场装扮</w:t>
      </w:r>
      <w:ins w:id="23" w:author="Zeng W" w:date="2026-06-12T10:00:52Z">
        <w:r>
          <w:rPr>
            <w:rFonts w:hint="eastAsia"/>
            <w:b w:val="0"/>
            <w:sz w:val="24"/>
            <w:lang w:eastAsia="zh-CN"/>
          </w:rPr>
          <w:t>，</w:t>
        </w:r>
      </w:ins>
      <w:ins w:id="24" w:author="Zeng W" w:date="2026-06-12T10:00:53Z">
        <w:r>
          <w:rPr>
            <w:rFonts w:hint="eastAsia"/>
            <w:b w:val="0"/>
            <w:sz w:val="24"/>
            <w:lang w:val="en-US" w:eastAsia="zh-CN"/>
          </w:rPr>
          <w:t>进一步</w:t>
        </w:r>
      </w:ins>
      <w:ins w:id="25" w:author="Zeng W" w:date="2026-06-12T10:00:54Z">
        <w:r>
          <w:rPr>
            <w:rFonts w:hint="eastAsia"/>
            <w:b w:val="0"/>
            <w:sz w:val="24"/>
            <w:lang w:val="en-US" w:eastAsia="zh-CN"/>
          </w:rPr>
          <w:t>优化为</w:t>
        </w:r>
      </w:ins>
      <w:del w:id="26" w:author="Zeng W" w:date="2026-06-12T10:00:55Z">
        <w:r>
          <w:rPr>
            <w:rFonts w:ascii="Songti SC" w:hAnsi="Songti SC" w:eastAsia="Songti SC"/>
            <w:b w:val="0"/>
            <w:sz w:val="24"/>
          </w:rPr>
          <w:delText>改为</w:delText>
        </w:r>
      </w:del>
      <w:r>
        <w:rPr>
          <w:rFonts w:ascii="Songti SC" w:hAnsi="Songti SC" w:eastAsia="Songti SC"/>
          <w:b w:val="0"/>
          <w:sz w:val="24"/>
        </w:rPr>
        <w:t>AIGC生成</w:t>
      </w:r>
      <w:ins w:id="27" w:author="Zeng W" w:date="2026-06-12T10:01:16Z">
        <w:r>
          <w:rPr>
            <w:rFonts w:hint="eastAsia"/>
            <w:b w:val="0"/>
            <w:sz w:val="24"/>
            <w:lang w:eastAsia="zh-CN"/>
          </w:rPr>
          <w:t>，</w:t>
        </w:r>
      </w:ins>
      <w:ins w:id="28" w:author="Zeng W" w:date="2026-06-12T10:01:17Z">
        <w:r>
          <w:rPr>
            <w:rFonts w:hint="eastAsia"/>
            <w:b w:val="0"/>
            <w:sz w:val="24"/>
            <w:lang w:val="en-US" w:eastAsia="zh-CN"/>
          </w:rPr>
          <w:t>进一步</w:t>
        </w:r>
      </w:ins>
      <w:ins w:id="29" w:author="Zeng W" w:date="2026-06-12T10:01:18Z">
        <w:r>
          <w:rPr>
            <w:rFonts w:hint="eastAsia"/>
            <w:b w:val="0"/>
            <w:sz w:val="24"/>
            <w:lang w:val="en-US" w:eastAsia="zh-CN"/>
          </w:rPr>
          <w:t>充分</w:t>
        </w:r>
      </w:ins>
      <w:ins w:id="30" w:author="Zeng W" w:date="2026-06-12T10:01:21Z">
        <w:r>
          <w:rPr>
            <w:rFonts w:hint="eastAsia"/>
            <w:b w:val="0"/>
            <w:sz w:val="24"/>
            <w:lang w:val="en-US" w:eastAsia="zh-CN"/>
          </w:rPr>
          <w:t>地</w:t>
        </w:r>
      </w:ins>
      <w:ins w:id="31" w:author="Zeng W" w:date="2026-06-12T10:01:22Z">
        <w:r>
          <w:rPr>
            <w:rFonts w:hint="eastAsia"/>
            <w:b w:val="0"/>
            <w:sz w:val="24"/>
            <w:lang w:val="en-US" w:eastAsia="zh-CN"/>
          </w:rPr>
          <w:t>激发</w:t>
        </w:r>
      </w:ins>
      <w:ins w:id="32" w:author="Zeng W" w:date="2026-06-12T10:01:23Z">
        <w:r>
          <w:rPr>
            <w:rFonts w:hint="eastAsia"/>
            <w:b w:val="0"/>
            <w:sz w:val="24"/>
            <w:lang w:val="en-US" w:eastAsia="zh-CN"/>
          </w:rPr>
          <w:t>学生的</w:t>
        </w:r>
      </w:ins>
      <w:ins w:id="33" w:author="Zeng W" w:date="2026-06-12T10:01:24Z">
        <w:r>
          <w:rPr>
            <w:rFonts w:hint="eastAsia"/>
            <w:b w:val="0"/>
            <w:sz w:val="24"/>
            <w:lang w:val="en-US" w:eastAsia="zh-CN"/>
          </w:rPr>
          <w:t>学习</w:t>
        </w:r>
      </w:ins>
      <w:ins w:id="34" w:author="Zeng W" w:date="2026-06-12T10:01:25Z">
        <w:r>
          <w:rPr>
            <w:rFonts w:hint="eastAsia"/>
            <w:b w:val="0"/>
            <w:sz w:val="24"/>
            <w:lang w:val="en-US" w:eastAsia="zh-CN"/>
          </w:rPr>
          <w:t>和</w:t>
        </w:r>
      </w:ins>
      <w:ins w:id="35" w:author="Zeng W" w:date="2026-06-12T10:01:26Z">
        <w:r>
          <w:rPr>
            <w:rFonts w:hint="eastAsia"/>
            <w:b w:val="0"/>
            <w:sz w:val="24"/>
            <w:lang w:val="en-US" w:eastAsia="zh-CN"/>
          </w:rPr>
          <w:t>表达热情</w:t>
        </w:r>
      </w:ins>
      <w:del w:id="36" w:author="Zeng W" w:date="2026-06-12T10:01:16Z">
        <w:r>
          <w:rPr>
            <w:rFonts w:ascii="Songti SC" w:hAnsi="Songti SC" w:eastAsia="Songti SC"/>
            <w:b w:val="0"/>
            <w:sz w:val="24"/>
          </w:rPr>
          <w:delText>，情景切换在系统内完成，教师在布景和换装上花的时间少了，更多用在口语指导上；AI评测纳入成绩构成后，学生能更直观地看到自己在发音和流利度方面的</w:delText>
        </w:r>
      </w:del>
      <w:del w:id="37" w:author="Zeng W" w:date="2026-06-12T10:01:15Z">
        <w:r>
          <w:rPr>
            <w:rFonts w:ascii="Songti SC" w:hAnsi="Songti SC" w:eastAsia="Songti SC"/>
            <w:b w:val="0"/>
            <w:sz w:val="24"/>
          </w:rPr>
          <w:delText>不足</w:delText>
        </w:r>
      </w:del>
      <w:r>
        <w:rPr>
          <w:rFonts w:ascii="Songti SC" w:hAnsi="Songti SC" w:eastAsia="Songti SC"/>
          <w:b w:val="0"/>
          <w:sz w:val="24"/>
        </w:rPr>
        <w:t>。</w:t>
      </w:r>
    </w:p>
    <w:p w14:paraId="38F670AB">
      <w:pPr>
        <w:jc w:val="center"/>
      </w:pPr>
      <w:r>
        <w:drawing>
          <wp:inline distT="0" distB="0" distL="114300" distR="114300">
            <wp:extent cx="5029200" cy="760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760160"/>
                    </a:xfrm>
                    <a:prstGeom prst="rect">
                      <a:avLst/>
                    </a:prstGeom>
                  </pic:spPr>
                </pic:pic>
              </a:graphicData>
            </a:graphic>
          </wp:inline>
        </w:drawing>
      </w:r>
    </w:p>
    <w:p w14:paraId="0C347664">
      <w:pPr>
        <w:spacing w:after="200"/>
        <w:jc w:val="center"/>
      </w:pPr>
      <w:r>
        <w:rPr>
          <w:rFonts w:ascii="Songti SC" w:hAnsi="Songti SC" w:eastAsia="Songti SC"/>
          <w:b w:val="0"/>
          <w:color w:val="444444"/>
          <w:sz w:val="21"/>
        </w:rPr>
        <w:t>图4 实验教学四环节流程</w:t>
      </w:r>
    </w:p>
    <w:p w14:paraId="236DA70B">
      <w:pPr>
        <w:spacing w:before="160" w:after="80"/>
      </w:pPr>
      <w:r>
        <w:rPr>
          <w:rFonts w:ascii="Songti SC" w:hAnsi="Songti SC" w:eastAsia="Songti SC"/>
          <w:b/>
          <w:sz w:val="24"/>
        </w:rPr>
        <w:t>（四）实验教学开展与效果分析</w:t>
      </w:r>
    </w:p>
    <w:p w14:paraId="323354E4">
      <w:pPr>
        <w:ind w:firstLine="420"/>
      </w:pPr>
      <w:r>
        <w:rPr>
          <w:rFonts w:ascii="Songti SC" w:hAnsi="Songti SC" w:eastAsia="Songti SC"/>
          <w:b w:val="0"/>
          <w:sz w:val="24"/>
        </w:rPr>
        <w:t>项目按计划分三个阶段实施：</w:t>
      </w:r>
      <w:del w:id="38" w:author="Zeng W" w:date="2026-06-12T10:02:01Z">
        <w:r>
          <w:rPr>
            <w:rFonts w:ascii="Songti SC" w:hAnsi="Songti SC" w:eastAsia="Songti SC"/>
            <w:b w:val="0"/>
            <w:sz w:val="24"/>
          </w:rPr>
          <w:delText>2025年5月至7月</w:delText>
        </w:r>
      </w:del>
      <w:ins w:id="39" w:author="Zeng W" w:date="2026-06-12T10:02:01Z">
        <w:r>
          <w:rPr>
            <w:rFonts w:hint="eastAsia"/>
            <w:b w:val="0"/>
            <w:sz w:val="24"/>
            <w:lang w:eastAsia="zh-CN"/>
          </w:rPr>
          <w:t>（</w:t>
        </w:r>
      </w:ins>
      <w:ins w:id="40" w:author="Zeng W" w:date="2026-06-12T10:02:01Z">
        <w:r>
          <w:rPr>
            <w:rFonts w:hint="eastAsia"/>
            <w:b w:val="0"/>
            <w:sz w:val="24"/>
            <w:lang w:val="en-US" w:eastAsia="zh-CN"/>
          </w:rPr>
          <w:t>1</w:t>
        </w:r>
      </w:ins>
      <w:ins w:id="41" w:author="Zeng W" w:date="2026-06-12T10:02:01Z">
        <w:r>
          <w:rPr>
            <w:rFonts w:hint="eastAsia"/>
            <w:b w:val="0"/>
            <w:sz w:val="24"/>
            <w:lang w:eastAsia="zh-CN"/>
          </w:rPr>
          <w:t>）</w:t>
        </w:r>
      </w:ins>
      <w:r>
        <w:rPr>
          <w:rFonts w:ascii="Songti SC" w:hAnsi="Songti SC" w:eastAsia="Songti SC"/>
          <w:b w:val="0"/>
          <w:sz w:val="24"/>
        </w:rPr>
        <w:t>完成可行性测试和测试环境部署；</w:t>
      </w:r>
      <w:del w:id="42" w:author="Zeng W" w:date="2026-06-12T10:02:03Z">
        <w:r>
          <w:rPr>
            <w:rFonts w:hint="default" w:ascii="Songti SC" w:hAnsi="Songti SC" w:eastAsia="Songti SC"/>
            <w:b w:val="0"/>
            <w:sz w:val="24"/>
            <w:lang w:val="en-US"/>
          </w:rPr>
          <w:delText>2025年8月至2026年3月</w:delText>
        </w:r>
      </w:del>
      <w:ins w:id="43" w:author="Zeng W" w:date="2026-06-12T10:02:03Z">
        <w:r>
          <w:rPr>
            <w:rFonts w:hint="eastAsia"/>
            <w:b w:val="0"/>
            <w:sz w:val="24"/>
            <w:lang w:val="en-US" w:eastAsia="zh-CN"/>
          </w:rPr>
          <w:t>（</w:t>
        </w:r>
      </w:ins>
      <w:ins w:id="44" w:author="Zeng W" w:date="2026-06-12T10:02:04Z">
        <w:r>
          <w:rPr>
            <w:rFonts w:hint="eastAsia"/>
            <w:b w:val="0"/>
            <w:sz w:val="24"/>
            <w:lang w:val="en-US" w:eastAsia="zh-CN"/>
          </w:rPr>
          <w:t>2</w:t>
        </w:r>
      </w:ins>
      <w:ins w:id="45" w:author="Zeng W" w:date="2026-06-12T10:02:03Z">
        <w:r>
          <w:rPr>
            <w:rFonts w:hint="eastAsia"/>
            <w:b w:val="0"/>
            <w:sz w:val="24"/>
            <w:lang w:val="en-US" w:eastAsia="zh-CN"/>
          </w:rPr>
          <w:t>）</w:t>
        </w:r>
      </w:ins>
      <w:r>
        <w:rPr>
          <w:rFonts w:ascii="Songti SC" w:hAnsi="Songti SC" w:eastAsia="Songti SC"/>
          <w:b w:val="0"/>
          <w:sz w:val="24"/>
        </w:rPr>
        <w:t>完成正式环境搭建，并开展多轮教学试运行</w:t>
      </w:r>
      <w:del w:id="46" w:author="Zeng W" w:date="2026-06-12T10:01:55Z">
        <w:r>
          <w:rPr>
            <w:rFonts w:ascii="Songti SC" w:hAnsi="Songti SC" w:eastAsia="Songti SC"/>
            <w:b w:val="0"/>
            <w:sz w:val="24"/>
          </w:rPr>
          <w:delText>；2026年4月至6</w:delText>
        </w:r>
      </w:del>
      <w:ins w:id="47" w:author="Zeng W" w:date="2026-06-12T10:01:55Z">
        <w:r>
          <w:rPr>
            <w:rFonts w:hint="eastAsia"/>
            <w:b w:val="0"/>
            <w:sz w:val="24"/>
            <w:lang w:eastAsia="zh-CN"/>
          </w:rPr>
          <w:t>。</w:t>
        </w:r>
      </w:ins>
      <w:ins w:id="48" w:author="Zeng W" w:date="2026-06-12T10:01:57Z">
        <w:r>
          <w:rPr>
            <w:rFonts w:hint="eastAsia"/>
            <w:b w:val="0"/>
            <w:sz w:val="24"/>
            <w:lang w:eastAsia="zh-CN"/>
          </w:rPr>
          <w:t>（</w:t>
        </w:r>
      </w:ins>
      <w:ins w:id="49" w:author="Zeng W" w:date="2026-06-12T10:01:58Z">
        <w:r>
          <w:rPr>
            <w:rFonts w:hint="eastAsia"/>
            <w:b w:val="0"/>
            <w:sz w:val="24"/>
            <w:lang w:val="en-US" w:eastAsia="zh-CN"/>
          </w:rPr>
          <w:t>3</w:t>
        </w:r>
      </w:ins>
      <w:ins w:id="50" w:author="Zeng W" w:date="2026-06-12T10:01:57Z">
        <w:r>
          <w:rPr>
            <w:rFonts w:hint="eastAsia"/>
            <w:b w:val="0"/>
            <w:sz w:val="24"/>
            <w:lang w:eastAsia="zh-CN"/>
          </w:rPr>
          <w:t>）</w:t>
        </w:r>
      </w:ins>
      <w:del w:id="51" w:author="Zeng W" w:date="2026-06-12T10:01:57Z">
        <w:r>
          <w:rPr>
            <w:rFonts w:ascii="Songti SC" w:hAnsi="Songti SC" w:eastAsia="Songti SC"/>
            <w:b w:val="0"/>
            <w:sz w:val="24"/>
          </w:rPr>
          <w:delText>月</w:delText>
        </w:r>
      </w:del>
      <w:r>
        <w:rPr>
          <w:rFonts w:ascii="Songti SC" w:hAnsi="Songti SC" w:eastAsia="Songti SC"/>
          <w:b w:val="0"/>
          <w:sz w:val="24"/>
        </w:rPr>
        <w:t>完成教学评价和验收材料整理。各阶段完成情况见表3。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3A2B34D4">
        <w:tc>
          <w:tcPr>
            <w:tcW w:w="2911" w:type="dxa"/>
          </w:tcPr>
          <w:p w14:paraId="5E11EA58">
            <w:pPr>
              <w:jc w:val="center"/>
            </w:pPr>
            <w:r>
              <w:rPr>
                <w:rFonts w:ascii="Songti SC" w:hAnsi="Songti SC" w:eastAsia="Songti SC"/>
                <w:b/>
                <w:sz w:val="21"/>
              </w:rPr>
              <w:t>时间阶段</w:t>
            </w:r>
          </w:p>
        </w:tc>
        <w:tc>
          <w:tcPr>
            <w:tcW w:w="2911" w:type="dxa"/>
          </w:tcPr>
          <w:p w14:paraId="3CB520F9">
            <w:pPr>
              <w:jc w:val="center"/>
            </w:pPr>
            <w:r>
              <w:rPr>
                <w:rFonts w:ascii="Songti SC" w:hAnsi="Songti SC" w:eastAsia="Songti SC"/>
                <w:b/>
                <w:sz w:val="21"/>
              </w:rPr>
              <w:t>主要工作</w:t>
            </w:r>
          </w:p>
        </w:tc>
        <w:tc>
          <w:tcPr>
            <w:tcW w:w="2911" w:type="dxa"/>
          </w:tcPr>
          <w:p w14:paraId="12BC711D">
            <w:pPr>
              <w:jc w:val="center"/>
            </w:pPr>
            <w:r>
              <w:rPr>
                <w:rFonts w:ascii="Songti SC" w:hAnsi="Songti SC" w:eastAsia="Songti SC"/>
                <w:b/>
                <w:sz w:val="21"/>
              </w:rPr>
              <w:t>完成情况</w:t>
            </w:r>
          </w:p>
        </w:tc>
      </w:tr>
      <w:tr w14:paraId="7B162470">
        <w:tc>
          <w:tcPr>
            <w:tcW w:w="2911" w:type="dxa"/>
          </w:tcPr>
          <w:p w14:paraId="11C93693">
            <w:ins w:id="52" w:author="Zeng W" w:date="2026-06-12T10:02:08Z">
              <w:r>
                <w:rPr>
                  <w:rFonts w:hint="eastAsia"/>
                  <w:b w:val="0"/>
                  <w:sz w:val="21"/>
                  <w:lang w:val="en-US" w:eastAsia="zh-CN"/>
                </w:rPr>
                <w:t>阶段</w:t>
              </w:r>
            </w:ins>
            <w:ins w:id="53" w:author="Zeng W" w:date="2026-06-12T10:02:09Z">
              <w:r>
                <w:rPr>
                  <w:rFonts w:hint="eastAsia"/>
                  <w:b w:val="0"/>
                  <w:sz w:val="21"/>
                  <w:lang w:val="en-US" w:eastAsia="zh-CN"/>
                </w:rPr>
                <w:t>一</w:t>
              </w:r>
            </w:ins>
            <w:del w:id="54" w:author="Zeng W" w:date="2026-06-12T10:02:06Z">
              <w:r>
                <w:rPr>
                  <w:rFonts w:ascii="Songti SC" w:hAnsi="Songti SC" w:eastAsia="Songti SC"/>
                  <w:b w:val="0"/>
                  <w:sz w:val="21"/>
                </w:rPr>
                <w:delText>2025年5月—7月</w:delText>
              </w:r>
            </w:del>
          </w:p>
        </w:tc>
        <w:tc>
          <w:tcPr>
            <w:tcW w:w="2911" w:type="dxa"/>
          </w:tcPr>
          <w:p w14:paraId="4679D333">
            <w:r>
              <w:rPr>
                <w:rFonts w:ascii="Songti SC" w:hAnsi="Songti SC" w:eastAsia="Songti SC"/>
                <w:b w:val="0"/>
                <w:sz w:val="21"/>
              </w:rPr>
              <w:t>可行性测试与分析，完成测试环境搭建部署</w:t>
            </w:r>
          </w:p>
        </w:tc>
        <w:tc>
          <w:tcPr>
            <w:tcW w:w="2911" w:type="dxa"/>
          </w:tcPr>
          <w:p w14:paraId="0F3EA0F4">
            <w:r>
              <w:rPr>
                <w:rFonts w:ascii="Songti SC" w:hAnsi="Songti SC" w:eastAsia="Songti SC"/>
                <w:b w:val="0"/>
                <w:sz w:val="21"/>
              </w:rPr>
              <w:t>已完成</w:t>
            </w:r>
          </w:p>
        </w:tc>
      </w:tr>
      <w:tr w14:paraId="2E599A4E">
        <w:tc>
          <w:tcPr>
            <w:tcW w:w="2911" w:type="dxa"/>
          </w:tcPr>
          <w:p w14:paraId="5D6FAE83">
            <w:pPr>
              <w:rPr>
                <w:rFonts w:hint="default"/>
                <w:lang w:val="en-US"/>
              </w:rPr>
            </w:pPr>
            <w:ins w:id="55" w:author="Zeng W" w:date="2026-06-12T10:02:12Z">
              <w:r>
                <w:rPr>
                  <w:rFonts w:hint="eastAsia"/>
                  <w:b w:val="0"/>
                  <w:sz w:val="21"/>
                  <w:lang w:val="en-US" w:eastAsia="zh-CN"/>
                </w:rPr>
                <w:t>阶段</w:t>
              </w:r>
            </w:ins>
            <w:ins w:id="56" w:author="Zeng W" w:date="2026-06-12T10:02:13Z">
              <w:r>
                <w:rPr>
                  <w:rFonts w:hint="eastAsia"/>
                  <w:b w:val="0"/>
                  <w:sz w:val="21"/>
                  <w:lang w:val="en-US" w:eastAsia="zh-CN"/>
                </w:rPr>
                <w:t>二</w:t>
              </w:r>
            </w:ins>
            <w:del w:id="57" w:author="Zeng W" w:date="2026-06-12T10:02:12Z">
              <w:r>
                <w:rPr>
                  <w:rFonts w:hint="default" w:ascii="Songti SC" w:hAnsi="Songti SC" w:eastAsia="Songti SC"/>
                  <w:b w:val="0"/>
                  <w:sz w:val="21"/>
                  <w:lang w:val="en-US"/>
                </w:rPr>
                <w:delText>2025年8月—2026年3月</w:delText>
              </w:r>
            </w:del>
          </w:p>
        </w:tc>
        <w:tc>
          <w:tcPr>
            <w:tcW w:w="2911" w:type="dxa"/>
          </w:tcPr>
          <w:p w14:paraId="55556719">
            <w:r>
              <w:rPr>
                <w:rFonts w:ascii="Songti SC" w:hAnsi="Songti SC" w:eastAsia="Songti SC"/>
                <w:b w:val="0"/>
                <w:sz w:val="21"/>
              </w:rPr>
              <w:t>正式环境搭建，开展教学试运行</w:t>
            </w:r>
          </w:p>
        </w:tc>
        <w:tc>
          <w:tcPr>
            <w:tcW w:w="2911" w:type="dxa"/>
          </w:tcPr>
          <w:p w14:paraId="5590789D">
            <w:r>
              <w:rPr>
                <w:rFonts w:ascii="Songti SC" w:hAnsi="Songti SC" w:eastAsia="Songti SC"/>
                <w:b w:val="0"/>
                <w:sz w:val="21"/>
              </w:rPr>
              <w:t>已完成</w:t>
            </w:r>
          </w:p>
        </w:tc>
      </w:tr>
      <w:tr w14:paraId="0433183D">
        <w:tc>
          <w:tcPr>
            <w:tcW w:w="2911" w:type="dxa"/>
          </w:tcPr>
          <w:p w14:paraId="1751F742">
            <w:pPr>
              <w:rPr>
                <w:rFonts w:hint="default"/>
                <w:lang w:val="en-US"/>
              </w:rPr>
            </w:pPr>
            <w:ins w:id="58" w:author="Zeng W" w:date="2026-06-12T10:02:15Z">
              <w:r>
                <w:rPr>
                  <w:rFonts w:hint="eastAsia"/>
                  <w:b w:val="0"/>
                  <w:sz w:val="21"/>
                  <w:lang w:val="en-US" w:eastAsia="zh-CN"/>
                </w:rPr>
                <w:t>阶段</w:t>
              </w:r>
            </w:ins>
            <w:ins w:id="59" w:author="Zeng W" w:date="2026-06-12T10:02:16Z">
              <w:r>
                <w:rPr>
                  <w:rFonts w:hint="eastAsia"/>
                  <w:b w:val="0"/>
                  <w:sz w:val="21"/>
                  <w:lang w:val="en-US" w:eastAsia="zh-CN"/>
                </w:rPr>
                <w:t>三</w:t>
              </w:r>
            </w:ins>
            <w:del w:id="60" w:author="Zeng W" w:date="2026-06-12T10:02:15Z">
              <w:r>
                <w:rPr>
                  <w:rFonts w:hint="default" w:ascii="Songti SC" w:hAnsi="Songti SC" w:eastAsia="Songti SC"/>
                  <w:b w:val="0"/>
                  <w:sz w:val="21"/>
                  <w:lang w:val="en-US"/>
                </w:rPr>
                <w:delText>2026年4月—6月</w:delText>
              </w:r>
            </w:del>
          </w:p>
        </w:tc>
        <w:tc>
          <w:tcPr>
            <w:tcW w:w="2911" w:type="dxa"/>
          </w:tcPr>
          <w:p w14:paraId="10D91BE5">
            <w:r>
              <w:rPr>
                <w:rFonts w:ascii="Songti SC" w:hAnsi="Songti SC" w:eastAsia="Songti SC"/>
                <w:b w:val="0"/>
                <w:sz w:val="21"/>
              </w:rPr>
              <w:t>教学评价与验收材料整理</w:t>
            </w:r>
          </w:p>
        </w:tc>
        <w:tc>
          <w:tcPr>
            <w:tcW w:w="2911" w:type="dxa"/>
          </w:tcPr>
          <w:p w14:paraId="2E13D745">
            <w:r>
              <w:rPr>
                <w:rFonts w:ascii="Songti SC" w:hAnsi="Songti SC" w:eastAsia="Songti SC"/>
                <w:b w:val="0"/>
                <w:sz w:val="21"/>
              </w:rPr>
              <w:t>已完成</w:t>
            </w:r>
          </w:p>
        </w:tc>
      </w:tr>
    </w:tbl>
    <w:p w14:paraId="51D3BC19">
      <w:pPr>
        <w:spacing w:after="200"/>
        <w:jc w:val="center"/>
      </w:pPr>
      <w:r>
        <w:rPr>
          <w:rFonts w:ascii="Songti SC" w:hAnsi="Songti SC" w:eastAsia="Songti SC"/>
          <w:b w:val="0"/>
          <w:color w:val="444444"/>
          <w:sz w:val="21"/>
        </w:rPr>
        <w:t>表3 项目进度计划完成情况</w:t>
      </w:r>
    </w:p>
    <w:p w14:paraId="28AE08DE">
      <w:pPr>
        <w:ind w:firstLine="420"/>
      </w:pPr>
      <w:r>
        <w:rPr>
          <w:rFonts w:ascii="Songti SC" w:hAnsi="Songti SC" w:eastAsia="Songti SC"/>
          <w:b w:val="0"/>
          <w:sz w:val="24"/>
        </w:rPr>
        <w:t>改造完成后，AIGC情景实验教学在外语实验室按计划开展，组织方式见图5。本学期实验课安排三次口语训练：第一次熟悉系统和基础情景对话，第二次加入AIGC戏剧片段练习，第三次做综合展示和讲评。与改造前相比，课前不必频繁更换布景，同一节课能切换的情景更多，课堂时间更多用于口语练习；训练录像及时归档，便于课后复盘。三次训练的任务难度递进</w:t>
      </w:r>
      <w:del w:id="61" w:author="Zeng W" w:date="2026-06-12T10:02:52Z">
        <w:r>
          <w:rPr>
            <w:rFonts w:ascii="Songti SC" w:hAnsi="Songti SC" w:eastAsia="Songti SC"/>
            <w:b w:val="0"/>
            <w:sz w:val="24"/>
          </w:rPr>
          <w:delText>，但班级学生基础不一，实际表现也有差异，教师会在第二次训练后适当放慢节奏，对跟不上进度的学生做个别提醒</w:delText>
        </w:r>
      </w:del>
      <w:r>
        <w:rPr>
          <w:rFonts w:ascii="Songti SC" w:hAnsi="Songti SC" w:eastAsia="Songti SC"/>
          <w:b w:val="0"/>
          <w:sz w:val="24"/>
        </w:rPr>
        <w:t>。</w:t>
      </w:r>
    </w:p>
    <w:p w14:paraId="068EB1D2">
      <w:pPr>
        <w:jc w:val="center"/>
      </w:pPr>
      <w:r>
        <w:drawing>
          <wp:inline distT="0" distB="0" distL="114300" distR="114300">
            <wp:extent cx="5029200" cy="1837690"/>
            <wp:effectExtent l="0" t="0" r="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1838259"/>
                    </a:xfrm>
                    <a:prstGeom prst="rect">
                      <a:avLst/>
                    </a:prstGeom>
                  </pic:spPr>
                </pic:pic>
              </a:graphicData>
            </a:graphic>
          </wp:inline>
        </w:drawing>
      </w:r>
    </w:p>
    <w:p w14:paraId="2C11F87A">
      <w:pPr>
        <w:spacing w:after="200"/>
        <w:jc w:val="center"/>
      </w:pPr>
      <w:r>
        <w:rPr>
          <w:rFonts w:ascii="Songti SC" w:hAnsi="Songti SC" w:eastAsia="Songti SC"/>
          <w:b w:val="0"/>
          <w:color w:val="444444"/>
          <w:sz w:val="21"/>
        </w:rPr>
        <w:t>图5 实验教学流程</w:t>
      </w:r>
    </w:p>
    <w:p w14:paraId="7C746738">
      <w:pPr>
        <w:ind w:firstLine="420"/>
      </w:pPr>
      <w:r>
        <w:rPr>
          <w:rFonts w:ascii="Songti SC" w:hAnsi="Songti SC" w:eastAsia="Songti SC"/>
          <w:b w:val="0"/>
          <w:sz w:val="24"/>
        </w:rPr>
        <w:t>每次训练结束后，任课教师与教辅老师依据课堂观察表，对班级整体表现按百分制打分，侧重投入程度、表达欲望和参与兴趣度三项，再取班级均值。三次训练的统计结果见图6，文字摘要见表1；改造前后组织层面对比见表2。</w:t>
      </w:r>
    </w:p>
    <w:p w14:paraId="26A7A1B2">
      <w:pPr>
        <w:jc w:val="center"/>
      </w:pPr>
      <w:r>
        <w:drawing>
          <wp:inline distT="0" distB="0" distL="114300" distR="114300">
            <wp:extent cx="4754880" cy="2413635"/>
            <wp:effectExtent l="0" t="0" r="2032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754880" cy="2413856"/>
                    </a:xfrm>
                    <a:prstGeom prst="rect">
                      <a:avLst/>
                    </a:prstGeom>
                  </pic:spPr>
                </pic:pic>
              </a:graphicData>
            </a:graphic>
          </wp:inline>
        </w:drawing>
      </w:r>
    </w:p>
    <w:p w14:paraId="5B266F94">
      <w:pPr>
        <w:spacing w:after="200"/>
        <w:jc w:val="center"/>
      </w:pPr>
      <w:r>
        <w:rPr>
          <w:rFonts w:ascii="Songti SC" w:hAnsi="Songti SC" w:eastAsia="Songti SC"/>
          <w:b w:val="0"/>
          <w:color w:val="444444"/>
          <w:sz w:val="21"/>
        </w:rPr>
        <w:t>图6 三次口语训练课堂观察均值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3C9110A9">
        <w:tc>
          <w:tcPr>
            <w:tcW w:w="2183" w:type="dxa"/>
          </w:tcPr>
          <w:p w14:paraId="0344EFA9">
            <w:pPr>
              <w:jc w:val="center"/>
            </w:pPr>
            <w:r>
              <w:rPr>
                <w:rFonts w:ascii="Songti SC" w:hAnsi="Songti SC" w:eastAsia="Songti SC"/>
                <w:b/>
                <w:sz w:val="21"/>
              </w:rPr>
              <w:t>训练轮次</w:t>
            </w:r>
          </w:p>
        </w:tc>
        <w:tc>
          <w:tcPr>
            <w:tcW w:w="2183" w:type="dxa"/>
          </w:tcPr>
          <w:p w14:paraId="180E953D">
            <w:pPr>
              <w:jc w:val="center"/>
            </w:pPr>
            <w:r>
              <w:rPr>
                <w:rFonts w:ascii="Songti SC" w:hAnsi="Songti SC" w:eastAsia="Songti SC"/>
                <w:b/>
                <w:sz w:val="21"/>
              </w:rPr>
              <w:t>投入程度</w:t>
            </w:r>
          </w:p>
        </w:tc>
        <w:tc>
          <w:tcPr>
            <w:tcW w:w="2183" w:type="dxa"/>
          </w:tcPr>
          <w:p w14:paraId="1FEA7D21">
            <w:pPr>
              <w:jc w:val="center"/>
            </w:pPr>
            <w:r>
              <w:rPr>
                <w:rFonts w:ascii="Songti SC" w:hAnsi="Songti SC" w:eastAsia="Songti SC"/>
                <w:b/>
                <w:sz w:val="21"/>
              </w:rPr>
              <w:t>表达欲望</w:t>
            </w:r>
          </w:p>
        </w:tc>
        <w:tc>
          <w:tcPr>
            <w:tcW w:w="2183" w:type="dxa"/>
          </w:tcPr>
          <w:p w14:paraId="16E9DAD0">
            <w:pPr>
              <w:jc w:val="center"/>
            </w:pPr>
            <w:r>
              <w:rPr>
                <w:rFonts w:ascii="Songti SC" w:hAnsi="Songti SC" w:eastAsia="Songti SC"/>
                <w:b/>
                <w:sz w:val="21"/>
              </w:rPr>
              <w:t>参与兴趣度</w:t>
            </w:r>
          </w:p>
        </w:tc>
      </w:tr>
      <w:tr w14:paraId="32F47773">
        <w:tc>
          <w:tcPr>
            <w:tcW w:w="2183" w:type="dxa"/>
          </w:tcPr>
          <w:p w14:paraId="73A26245">
            <w:r>
              <w:rPr>
                <w:rFonts w:ascii="Songti SC" w:hAnsi="Songti SC" w:eastAsia="Songti SC"/>
                <w:b w:val="0"/>
                <w:sz w:val="21"/>
              </w:rPr>
              <w:t>第一次口语训练</w:t>
            </w:r>
          </w:p>
        </w:tc>
        <w:tc>
          <w:tcPr>
            <w:tcW w:w="2183" w:type="dxa"/>
          </w:tcPr>
          <w:p w14:paraId="738A7B48">
            <w:r>
              <w:rPr>
                <w:rFonts w:ascii="Songti SC" w:hAnsi="Songti SC" w:eastAsia="Songti SC"/>
                <w:b w:val="0"/>
                <w:sz w:val="21"/>
              </w:rPr>
              <w:t>部分学生进入偏慢</w:t>
            </w:r>
          </w:p>
        </w:tc>
        <w:tc>
          <w:tcPr>
            <w:tcW w:w="2183" w:type="dxa"/>
          </w:tcPr>
          <w:p w14:paraId="678C0038">
            <w:r>
              <w:rPr>
                <w:rFonts w:ascii="Songti SC" w:hAnsi="Songti SC" w:eastAsia="Songti SC"/>
                <w:b w:val="0"/>
                <w:sz w:val="21"/>
              </w:rPr>
              <w:t>以完成基本任务为主</w:t>
            </w:r>
          </w:p>
        </w:tc>
        <w:tc>
          <w:tcPr>
            <w:tcW w:w="2183" w:type="dxa"/>
          </w:tcPr>
          <w:p w14:paraId="7FD8FE59">
            <w:r>
              <w:rPr>
                <w:rFonts w:ascii="Songti SC" w:hAnsi="Songti SC" w:eastAsia="Songti SC"/>
                <w:b w:val="0"/>
                <w:sz w:val="21"/>
              </w:rPr>
              <w:t>参与积极性一般</w:t>
            </w:r>
          </w:p>
        </w:tc>
      </w:tr>
      <w:tr w14:paraId="4CE2DF9E">
        <w:tc>
          <w:tcPr>
            <w:tcW w:w="2183" w:type="dxa"/>
          </w:tcPr>
          <w:p w14:paraId="27B5D236">
            <w:r>
              <w:rPr>
                <w:rFonts w:ascii="Songti SC" w:hAnsi="Songti SC" w:eastAsia="Songti SC"/>
                <w:b w:val="0"/>
                <w:sz w:val="21"/>
              </w:rPr>
              <w:t>第二次口语训练</w:t>
            </w:r>
          </w:p>
        </w:tc>
        <w:tc>
          <w:tcPr>
            <w:tcW w:w="2183" w:type="dxa"/>
          </w:tcPr>
          <w:p w14:paraId="744AD6F4">
            <w:r>
              <w:rPr>
                <w:rFonts w:ascii="Songti SC" w:hAnsi="Songti SC" w:eastAsia="Songti SC"/>
                <w:b w:val="0"/>
                <w:sz w:val="21"/>
              </w:rPr>
              <w:t>多数学生能跟上节奏</w:t>
            </w:r>
          </w:p>
        </w:tc>
        <w:tc>
          <w:tcPr>
            <w:tcW w:w="2183" w:type="dxa"/>
          </w:tcPr>
          <w:p w14:paraId="6E7B7423">
            <w:r>
              <w:rPr>
                <w:rFonts w:ascii="Songti SC" w:hAnsi="Songti SC" w:eastAsia="Songti SC"/>
                <w:b w:val="0"/>
                <w:sz w:val="21"/>
              </w:rPr>
              <w:t>愿意主动开口</w:t>
            </w:r>
          </w:p>
        </w:tc>
        <w:tc>
          <w:tcPr>
            <w:tcW w:w="2183" w:type="dxa"/>
          </w:tcPr>
          <w:p w14:paraId="5A43E0ED">
            <w:r>
              <w:rPr>
                <w:rFonts w:ascii="Songti SC" w:hAnsi="Songti SC" w:eastAsia="Songti SC"/>
                <w:b w:val="0"/>
                <w:sz w:val="21"/>
              </w:rPr>
              <w:t>兴趣有所提高</w:t>
            </w:r>
          </w:p>
        </w:tc>
      </w:tr>
      <w:tr w14:paraId="7AD2D60D">
        <w:tc>
          <w:tcPr>
            <w:tcW w:w="2183" w:type="dxa"/>
          </w:tcPr>
          <w:p w14:paraId="75A36557">
            <w:r>
              <w:rPr>
                <w:rFonts w:ascii="Songti SC" w:hAnsi="Songti SC" w:eastAsia="Songti SC"/>
                <w:b w:val="0"/>
                <w:sz w:val="21"/>
              </w:rPr>
              <w:t>第三次口语训练</w:t>
            </w:r>
          </w:p>
        </w:tc>
        <w:tc>
          <w:tcPr>
            <w:tcW w:w="2183" w:type="dxa"/>
          </w:tcPr>
          <w:p w14:paraId="3252C0A6">
            <w:r>
              <w:rPr>
                <w:rFonts w:ascii="Songti SC" w:hAnsi="Songti SC" w:eastAsia="Songti SC"/>
                <w:b w:val="0"/>
                <w:sz w:val="21"/>
              </w:rPr>
              <w:t>多数学生能完成展示</w:t>
            </w:r>
          </w:p>
        </w:tc>
        <w:tc>
          <w:tcPr>
            <w:tcW w:w="2183" w:type="dxa"/>
          </w:tcPr>
          <w:p w14:paraId="05544B84">
            <w:r>
              <w:rPr>
                <w:rFonts w:ascii="Songti SC" w:hAnsi="Songti SC" w:eastAsia="Songti SC"/>
                <w:b w:val="0"/>
                <w:sz w:val="21"/>
              </w:rPr>
              <w:t>表达相对完整</w:t>
            </w:r>
          </w:p>
        </w:tc>
        <w:tc>
          <w:tcPr>
            <w:tcW w:w="2183" w:type="dxa"/>
          </w:tcPr>
          <w:p w14:paraId="5F8BBBD4">
            <w:r>
              <w:rPr>
                <w:rFonts w:ascii="Songti SC" w:hAnsi="Songti SC" w:eastAsia="Songti SC"/>
                <w:b w:val="0"/>
                <w:sz w:val="21"/>
              </w:rPr>
              <w:t>课堂互动更主动</w:t>
            </w:r>
          </w:p>
        </w:tc>
      </w:tr>
    </w:tbl>
    <w:p w14:paraId="251EA762">
      <w:pPr>
        <w:spacing w:after="200"/>
        <w:jc w:val="center"/>
      </w:pPr>
      <w:r>
        <w:rPr>
          <w:rFonts w:ascii="Songti SC" w:hAnsi="Songti SC" w:eastAsia="Songti SC"/>
          <w:b w:val="0"/>
          <w:color w:val="444444"/>
          <w:sz w:val="21"/>
        </w:rPr>
        <w:t>表1 三次口语训练课堂观察摘要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3A954033">
        <w:tc>
          <w:tcPr>
            <w:tcW w:w="2911" w:type="dxa"/>
          </w:tcPr>
          <w:p w14:paraId="365D91A3">
            <w:pPr>
              <w:jc w:val="center"/>
            </w:pPr>
            <w:r>
              <w:rPr>
                <w:rFonts w:ascii="Songti SC" w:hAnsi="Songti SC" w:eastAsia="Songti SC"/>
                <w:b/>
                <w:sz w:val="21"/>
              </w:rPr>
              <w:t>对比项</w:t>
            </w:r>
          </w:p>
        </w:tc>
        <w:tc>
          <w:tcPr>
            <w:tcW w:w="2911" w:type="dxa"/>
          </w:tcPr>
          <w:p w14:paraId="1AC24714">
            <w:pPr>
              <w:jc w:val="center"/>
            </w:pPr>
            <w:r>
              <w:rPr>
                <w:rFonts w:ascii="Songti SC" w:hAnsi="Songti SC" w:eastAsia="Songti SC"/>
                <w:b/>
                <w:sz w:val="21"/>
              </w:rPr>
              <w:t>改造前</w:t>
            </w:r>
          </w:p>
        </w:tc>
        <w:tc>
          <w:tcPr>
            <w:tcW w:w="2911" w:type="dxa"/>
          </w:tcPr>
          <w:p w14:paraId="2EF82336">
            <w:pPr>
              <w:jc w:val="center"/>
            </w:pPr>
            <w:r>
              <w:rPr>
                <w:rFonts w:ascii="Songti SC" w:hAnsi="Songti SC" w:eastAsia="Songti SC"/>
                <w:b/>
                <w:sz w:val="21"/>
              </w:rPr>
              <w:t>改造后</w:t>
            </w:r>
          </w:p>
        </w:tc>
      </w:tr>
      <w:tr w14:paraId="00B46015">
        <w:tc>
          <w:tcPr>
            <w:tcW w:w="2911" w:type="dxa"/>
          </w:tcPr>
          <w:p w14:paraId="7006EFB7">
            <w:r>
              <w:rPr>
                <w:rFonts w:ascii="Songti SC" w:hAnsi="Songti SC" w:eastAsia="Songti SC"/>
                <w:b w:val="0"/>
                <w:sz w:val="21"/>
              </w:rPr>
              <w:t>角色呈现</w:t>
            </w:r>
          </w:p>
        </w:tc>
        <w:tc>
          <w:tcPr>
            <w:tcW w:w="2911" w:type="dxa"/>
          </w:tcPr>
          <w:p w14:paraId="351C2008">
            <w:r>
              <w:rPr>
                <w:rFonts w:ascii="Songti SC" w:hAnsi="Songti SC" w:eastAsia="Songti SC"/>
                <w:b w:val="0"/>
                <w:sz w:val="21"/>
              </w:rPr>
              <w:t>主要靠现场装扮和固定布景</w:t>
            </w:r>
          </w:p>
        </w:tc>
        <w:tc>
          <w:tcPr>
            <w:tcW w:w="2911" w:type="dxa"/>
          </w:tcPr>
          <w:p w14:paraId="2B28E8CF">
            <w:r>
              <w:rPr>
                <w:rFonts w:ascii="Songti SC" w:hAnsi="Songti SC" w:eastAsia="Songti SC"/>
                <w:b w:val="0"/>
                <w:sz w:val="21"/>
              </w:rPr>
              <w:t>按任务由AIGC生成虚拟角色形象</w:t>
            </w:r>
          </w:p>
        </w:tc>
      </w:tr>
      <w:tr w14:paraId="3B599063">
        <w:tc>
          <w:tcPr>
            <w:tcW w:w="2911" w:type="dxa"/>
          </w:tcPr>
          <w:p w14:paraId="7B3A99C8">
            <w:r>
              <w:rPr>
                <w:rFonts w:ascii="Songti SC" w:hAnsi="Songti SC" w:eastAsia="Songti SC"/>
                <w:b w:val="0"/>
                <w:sz w:val="21"/>
              </w:rPr>
              <w:t>课前准备</w:t>
            </w:r>
          </w:p>
        </w:tc>
        <w:tc>
          <w:tcPr>
            <w:tcW w:w="2911" w:type="dxa"/>
          </w:tcPr>
          <w:p w14:paraId="7341EA50">
            <w:r>
              <w:rPr>
                <w:rFonts w:ascii="Songti SC" w:hAnsi="Songti SC" w:eastAsia="Songti SC"/>
                <w:b w:val="0"/>
                <w:sz w:val="21"/>
              </w:rPr>
              <w:t>布景、道具准备耗时较多</w:t>
            </w:r>
          </w:p>
        </w:tc>
        <w:tc>
          <w:tcPr>
            <w:tcW w:w="2911" w:type="dxa"/>
          </w:tcPr>
          <w:p w14:paraId="57C9848D">
            <w:r>
              <w:rPr>
                <w:rFonts w:ascii="Songti SC" w:hAnsi="Songti SC" w:eastAsia="Songti SC"/>
                <w:b w:val="0"/>
                <w:sz w:val="21"/>
              </w:rPr>
              <w:t>以系统检查、任务说明为主</w:t>
            </w:r>
          </w:p>
        </w:tc>
      </w:tr>
      <w:tr w14:paraId="220E4180">
        <w:tc>
          <w:tcPr>
            <w:tcW w:w="2911" w:type="dxa"/>
          </w:tcPr>
          <w:p w14:paraId="50EA96E4">
            <w:r>
              <w:rPr>
                <w:rFonts w:ascii="Songti SC" w:hAnsi="Songti SC" w:eastAsia="Songti SC"/>
                <w:b w:val="0"/>
                <w:sz w:val="21"/>
              </w:rPr>
              <w:t>课堂组织</w:t>
            </w:r>
          </w:p>
        </w:tc>
        <w:tc>
          <w:tcPr>
            <w:tcW w:w="2911" w:type="dxa"/>
          </w:tcPr>
          <w:p w14:paraId="6D6CC209">
            <w:r>
              <w:rPr>
                <w:rFonts w:ascii="Songti SC" w:hAnsi="Songti SC" w:eastAsia="Songti SC"/>
                <w:b w:val="0"/>
                <w:sz w:val="21"/>
              </w:rPr>
              <w:t>换装、换景常打断训练</w:t>
            </w:r>
          </w:p>
        </w:tc>
        <w:tc>
          <w:tcPr>
            <w:tcW w:w="2911" w:type="dxa"/>
          </w:tcPr>
          <w:p w14:paraId="1CECE3C6">
            <w:r>
              <w:rPr>
                <w:rFonts w:ascii="Songti SC" w:hAnsi="Songti SC" w:eastAsia="Songti SC"/>
                <w:b w:val="0"/>
                <w:sz w:val="21"/>
              </w:rPr>
              <w:t>角色切换在系统内完成</w:t>
            </w:r>
          </w:p>
        </w:tc>
      </w:tr>
      <w:tr w14:paraId="679CB75B">
        <w:tc>
          <w:tcPr>
            <w:tcW w:w="2911" w:type="dxa"/>
          </w:tcPr>
          <w:p w14:paraId="2FB4F616">
            <w:r>
              <w:rPr>
                <w:rFonts w:ascii="Songti SC" w:hAnsi="Songti SC" w:eastAsia="Songti SC"/>
                <w:b w:val="0"/>
                <w:sz w:val="21"/>
              </w:rPr>
              <w:t>训练回看</w:t>
            </w:r>
          </w:p>
        </w:tc>
        <w:tc>
          <w:tcPr>
            <w:tcW w:w="2911" w:type="dxa"/>
          </w:tcPr>
          <w:p w14:paraId="79DFAA89">
            <w:r>
              <w:rPr>
                <w:rFonts w:ascii="Songti SC" w:hAnsi="Songti SC" w:eastAsia="Songti SC"/>
                <w:b w:val="0"/>
                <w:sz w:val="21"/>
              </w:rPr>
              <w:t>录像分散保存，回看不便</w:t>
            </w:r>
          </w:p>
        </w:tc>
        <w:tc>
          <w:tcPr>
            <w:tcW w:w="2911" w:type="dxa"/>
          </w:tcPr>
          <w:p w14:paraId="3E386A09">
            <w:r>
              <w:rPr>
                <w:rFonts w:ascii="Songti SC" w:hAnsi="Songti SC" w:eastAsia="Songti SC"/>
                <w:b w:val="0"/>
                <w:sz w:val="21"/>
              </w:rPr>
              <w:t>训练录像纳入平台统一回看</w:t>
            </w:r>
          </w:p>
        </w:tc>
      </w:tr>
      <w:tr w14:paraId="41A0F3D3">
        <w:tc>
          <w:tcPr>
            <w:tcW w:w="2911" w:type="dxa"/>
          </w:tcPr>
          <w:p w14:paraId="64F6E367">
            <w:r>
              <w:rPr>
                <w:rFonts w:ascii="Songti SC" w:hAnsi="Songti SC" w:eastAsia="Songti SC"/>
                <w:b w:val="0"/>
                <w:sz w:val="21"/>
              </w:rPr>
              <w:t>教辅事务</w:t>
            </w:r>
          </w:p>
        </w:tc>
        <w:tc>
          <w:tcPr>
            <w:tcW w:w="2911" w:type="dxa"/>
          </w:tcPr>
          <w:p w14:paraId="47CE4C7E">
            <w:r>
              <w:rPr>
                <w:rFonts w:ascii="Songti SC" w:hAnsi="Songti SC" w:eastAsia="Songti SC"/>
                <w:b w:val="0"/>
                <w:sz w:val="21"/>
              </w:rPr>
              <w:t>布景维护工作较多</w:t>
            </w:r>
          </w:p>
        </w:tc>
        <w:tc>
          <w:tcPr>
            <w:tcW w:w="2911" w:type="dxa"/>
          </w:tcPr>
          <w:p w14:paraId="1DFF5A50">
            <w:r>
              <w:rPr>
                <w:rFonts w:ascii="Songti SC" w:hAnsi="Songti SC" w:eastAsia="Songti SC"/>
                <w:b w:val="0"/>
                <w:sz w:val="21"/>
              </w:rPr>
              <w:t>以设备和参数维护为主</w:t>
            </w:r>
          </w:p>
        </w:tc>
      </w:tr>
    </w:tbl>
    <w:p w14:paraId="42C14AD9">
      <w:pPr>
        <w:spacing w:after="200"/>
        <w:jc w:val="center"/>
      </w:pPr>
      <w:r>
        <w:rPr>
          <w:rFonts w:ascii="Songti SC" w:hAnsi="Songti SC" w:eastAsia="Songti SC"/>
          <w:b w:val="0"/>
          <w:color w:val="444444"/>
          <w:sz w:val="21"/>
        </w:rPr>
        <w:t>表2 实验项目改造前后主要变化</w:t>
      </w:r>
    </w:p>
    <w:p w14:paraId="0048D1A1">
      <w:pPr>
        <w:ind w:firstLine="420"/>
      </w:pPr>
      <w:r>
        <w:rPr>
          <w:rFonts w:ascii="Songti SC" w:hAnsi="Songti SC" w:eastAsia="Songti SC"/>
          <w:b w:val="0"/>
          <w:sz w:val="24"/>
        </w:rPr>
        <w:t>从图6和表1看，第一次训练三项均值都在70分上下，表达欲望相对偏低，部分学生对系统和虚拟形象还不习惯，进入角色偏慢；第二次训练投入程度和参与兴趣度升至74—76分，愿意开口的学生增多；第三次训练三项均值升至78—81分，多数学生能完成展示任务，课堂互动更主动一些。各轮次表达欲望均略低于另外两项，与课堂上仍有学生比较紧张、表达不够完整的情况相符。</w:t>
      </w:r>
    </w:p>
    <w:p w14:paraId="27249FBC">
      <w:pPr>
        <w:ind w:firstLine="420"/>
      </w:pPr>
      <w:r>
        <w:rPr>
          <w:rFonts w:ascii="Songti SC" w:hAnsi="Songti SC" w:eastAsia="Songti SC"/>
          <w:b w:val="0"/>
          <w:sz w:val="24"/>
        </w:rPr>
        <w:t>表2反映的主要是组织层面的变化。教师反映，改造后课前准备事务减少，课堂中换景</w:t>
      </w:r>
      <w:del w:id="62" w:author="Zeng W" w:date="2026-06-12T10:28:55Z">
        <w:r>
          <w:rPr>
            <w:rFonts w:ascii="Songti SC" w:hAnsi="Songti SC" w:eastAsia="Songti SC"/>
            <w:b w:val="0"/>
            <w:sz w:val="24"/>
          </w:rPr>
          <w:delText>、换装</w:delText>
        </w:r>
      </w:del>
      <w:r>
        <w:rPr>
          <w:rFonts w:ascii="Songti SC" w:hAnsi="Songti SC" w:eastAsia="Songti SC"/>
          <w:b w:val="0"/>
          <w:sz w:val="24"/>
        </w:rPr>
        <w:t>对训练的打断少了；学生提到较多的，是角色切换更方便</w:t>
      </w:r>
      <w:del w:id="63" w:author="Zeng W" w:date="2026-06-12T10:29:03Z">
        <w:r>
          <w:rPr>
            <w:rFonts w:ascii="Songti SC" w:hAnsi="Songti SC" w:eastAsia="Songti SC"/>
            <w:b w:val="0"/>
            <w:sz w:val="24"/>
          </w:rPr>
          <w:delText>、录像回看更省事</w:delText>
        </w:r>
      </w:del>
      <w:r>
        <w:rPr>
          <w:rFonts w:ascii="Songti SC" w:hAnsi="Songti SC" w:eastAsia="Songti SC"/>
          <w:b w:val="0"/>
          <w:sz w:val="24"/>
        </w:rPr>
        <w:t>，</w:t>
      </w:r>
      <w:del w:id="64" w:author="Zeng W" w:date="2026-06-12T10:29:12Z">
        <w:r>
          <w:rPr>
            <w:rFonts w:ascii="Songti SC" w:hAnsi="Songti SC" w:eastAsia="Songti SC"/>
            <w:b w:val="0"/>
            <w:sz w:val="24"/>
          </w:rPr>
          <w:delText>AI测评报告对发音和流利度的提示也</w:delText>
        </w:r>
      </w:del>
      <w:r>
        <w:rPr>
          <w:rFonts w:ascii="Songti SC" w:hAnsi="Songti SC" w:eastAsia="Songti SC"/>
          <w:b w:val="0"/>
          <w:sz w:val="24"/>
        </w:rPr>
        <w:t>便于课后对照练习。需要说明的是，生成效果会受机房环境、任务设置和学生操作熟练度影响，个别课时仍有生成延迟或形象与情景不够贴合的情况，还需结合课堂反馈继续调整参数和模板。</w:t>
      </w:r>
    </w:p>
    <w:p w14:paraId="499228CF">
      <w:pPr>
        <w:spacing w:before="160" w:after="80"/>
      </w:pPr>
      <w:r>
        <w:rPr>
          <w:rFonts w:ascii="Songti SC" w:hAnsi="Songti SC" w:eastAsia="Songti SC"/>
          <w:b/>
          <w:sz w:val="24"/>
        </w:rPr>
        <w:t>（五）项目完成情况</w:t>
      </w:r>
    </w:p>
    <w:p w14:paraId="0497B7ED">
      <w:pPr>
        <w:ind w:firstLine="420"/>
        <w:rPr>
          <w:del w:id="65" w:author="Zeng W" w:date="2026-06-12T10:29:58Z"/>
        </w:rPr>
      </w:pPr>
      <w:r>
        <w:rPr>
          <w:rFonts w:ascii="Songti SC" w:hAnsi="Songti SC" w:eastAsia="Songti SC"/>
          <w:b w:val="0"/>
          <w:sz w:val="24"/>
        </w:rPr>
        <w:t>项目计划内容基本完成。AIGC生成所需软硬件已到位并用于日常教学；</w:t>
      </w:r>
      <w:del w:id="66" w:author="Zeng W" w:date="2026-06-12T10:29:40Z">
        <w:r>
          <w:rPr>
            <w:rFonts w:ascii="Songti SC" w:hAnsi="Songti SC" w:eastAsia="Songti SC"/>
            <w:b w:val="0"/>
            <w:sz w:val="24"/>
          </w:rPr>
          <w:delText>生成引擎已接入原虚拟情景演播平台；</w:delText>
        </w:r>
      </w:del>
      <w:r>
        <w:rPr>
          <w:rFonts w:ascii="Songti SC" w:hAnsi="Songti SC" w:eastAsia="Songti SC"/>
          <w:b w:val="0"/>
          <w:sz w:val="24"/>
        </w:rPr>
        <w:t>实验流程、评价方式和教辅分工均完成调整</w:t>
      </w:r>
      <w:del w:id="67" w:author="Zeng W" w:date="2026-06-12T10:29:51Z">
        <w:r>
          <w:rPr>
            <w:rFonts w:ascii="Songti SC" w:hAnsi="Songti SC" w:eastAsia="Songti SC"/>
            <w:b w:val="0"/>
            <w:sz w:val="24"/>
          </w:rPr>
          <w:delText>；</w:delText>
        </w:r>
      </w:del>
      <w:del w:id="68" w:author="Zeng W" w:date="2026-06-12T10:29:47Z">
        <w:r>
          <w:rPr>
            <w:rFonts w:ascii="Songti SC" w:hAnsi="Songti SC" w:eastAsia="Songti SC"/>
            <w:b w:val="0"/>
            <w:sz w:val="24"/>
          </w:rPr>
          <w:delText>"基于虚拟演播室的情景教学实验项目"完成改造并继续开设，原定的实验项目改造任务已落实</w:delText>
        </w:r>
      </w:del>
      <w:ins w:id="69" w:author="Zeng W" w:date="2026-06-12T10:29:49Z">
        <w:r>
          <w:rPr>
            <w:rFonts w:hint="eastAsia"/>
            <w:b w:val="0"/>
            <w:sz w:val="24"/>
            <w:lang w:eastAsia="zh-CN"/>
          </w:rPr>
          <w:t>，</w:t>
        </w:r>
      </w:ins>
      <w:del w:id="70" w:author="Zeng W" w:date="2026-06-12T10:29:47Z">
        <w:r>
          <w:rPr>
            <w:rFonts w:ascii="Songti SC" w:hAnsi="Songti SC" w:eastAsia="Songti SC"/>
            <w:b w:val="0"/>
            <w:sz w:val="24"/>
          </w:rPr>
          <w:delText>，</w:delText>
        </w:r>
      </w:del>
      <w:r>
        <w:rPr>
          <w:rFonts w:ascii="Songti SC" w:hAnsi="Songti SC" w:eastAsia="Songti SC"/>
          <w:b w:val="0"/>
          <w:sz w:val="24"/>
        </w:rPr>
        <w:t>形成可复用的AIGC情景实验教学条件一套。</w:t>
      </w:r>
      <w:del w:id="71" w:author="Zeng W" w:date="2026-06-12T10:29:58Z">
        <w:r>
          <w:rPr>
            <w:rFonts w:ascii="Songti SC" w:hAnsi="Songti SC" w:eastAsia="Songti SC"/>
            <w:b w:val="0"/>
            <w:sz w:val="24"/>
          </w:rPr>
          <w:delText>情景模板、操作说明、训练录像以及环境部署记录、教学试运行记录、课堂观察数据等验收材料均已整理归档。</w:delText>
        </w:r>
      </w:del>
    </w:p>
    <w:p w14:paraId="4CC9DEA4">
      <w:pPr>
        <w:ind w:firstLine="420"/>
        <w:rPr>
          <w:ins w:id="72" w:author="Zeng W" w:date="2026-06-12T10:30:09Z"/>
          <w:rFonts w:ascii="Songti SC" w:hAnsi="Songti SC" w:eastAsia="Songti SC"/>
          <w:b w:val="0"/>
          <w:sz w:val="24"/>
        </w:rPr>
      </w:pPr>
      <w:r>
        <w:rPr>
          <w:rFonts w:ascii="Songti SC" w:hAnsi="Songti SC" w:eastAsia="Songti SC"/>
          <w:b w:val="0"/>
          <w:sz w:val="24"/>
        </w:rPr>
        <w:t>后续将继续补充情景模板、完善教辅操作说明，把AIGC戏剧类任务用到更多口语实验内容中，并结合使用情况优化生成参数，减少课堂等待和反复调试，让AIGC数字</w:t>
      </w:r>
      <w:del w:id="73" w:author="Zeng W" w:date="2026-06-12T10:30:06Z">
        <w:r>
          <w:rPr>
            <w:rFonts w:ascii="Songti SC" w:hAnsi="Songti SC" w:eastAsia="Songti SC"/>
            <w:b w:val="0"/>
            <w:sz w:val="24"/>
          </w:rPr>
          <w:delText>人</w:delText>
        </w:r>
      </w:del>
      <w:r>
        <w:rPr>
          <w:rFonts w:ascii="Songti SC" w:hAnsi="Songti SC" w:eastAsia="Songti SC"/>
          <w:b w:val="0"/>
          <w:sz w:val="24"/>
        </w:rPr>
        <w:t>技术更好地服务于外语口语的情景化训练。</w:t>
      </w:r>
    </w:p>
    <w:p w14:paraId="55AD7707">
      <w:pPr>
        <w:ind w:firstLine="0"/>
        <w:rPr>
          <w:rFonts w:ascii="Songti SC" w:hAnsi="Songti SC" w:eastAsia="Songti SC"/>
          <w:b w:val="0"/>
          <w:sz w:val="24"/>
        </w:rPr>
        <w:pPrChange w:id="74" w:author="Zeng W" w:date="2026-06-12T10:30:11Z">
          <w:pPr>
            <w:ind w:firstLine="420"/>
          </w:pPr>
        </w:pPrChange>
      </w:pPr>
      <w:ins w:id="75" w:author="Zeng W" w:date="2026-06-12T10:30:09Z">
        <w:r>
          <w:rPr>
            <w:rFonts w:ascii="Songti SC" w:hAnsi="Songti SC" w:eastAsia="Songti SC"/>
            <w:b w:val="0"/>
            <w:sz w:val="24"/>
          </w:rPr>
          <w:br w:type="page"/>
        </w:r>
      </w:ins>
    </w:p>
    <w:p w14:paraId="79161589">
      <w:pPr>
        <w:spacing w:before="240" w:after="120"/>
      </w:pPr>
      <w:r>
        <w:rPr>
          <w:rFonts w:ascii="Songti SC" w:hAnsi="Songti SC" w:eastAsia="Songti SC"/>
          <w:b/>
          <w:sz w:val="28"/>
        </w:rPr>
        <w:t>二、项目特色与创新点及研究成果应用</w:t>
      </w:r>
      <w:r>
        <w:rPr>
          <w:rFonts w:ascii="Songti SC" w:hAnsi="Songti SC" w:eastAsia="Songti SC"/>
          <w:b w:val="0"/>
          <w:color w:val="666666"/>
          <w:sz w:val="20"/>
        </w:rPr>
        <w:t>（829字）</w:t>
      </w:r>
    </w:p>
    <w:p w14:paraId="05BB8437">
      <w:pPr>
        <w:spacing w:before="160" w:after="80"/>
      </w:pPr>
      <w:r>
        <w:rPr>
          <w:rFonts w:ascii="Songti SC" w:hAnsi="Songti SC" w:eastAsia="Songti SC"/>
          <w:b/>
          <w:sz w:val="24"/>
        </w:rPr>
        <w:t>（一）项目特色与创新点</w:t>
      </w:r>
    </w:p>
    <w:p w14:paraId="02E706DE">
      <w:pPr>
        <w:ind w:firstLine="420"/>
      </w:pPr>
      <w:del w:id="76" w:author="Zeng W" w:date="2026-06-12T10:37:38Z">
        <w:r>
          <w:rPr>
            <w:rFonts w:hint="default" w:ascii="Songti SC" w:hAnsi="Songti SC" w:eastAsia="Songti SC"/>
            <w:b w:val="0"/>
            <w:sz w:val="24"/>
            <w:lang w:val="en-US"/>
          </w:rPr>
          <w:delText>项目没有另建实验场地，而是</w:delText>
        </w:r>
      </w:del>
      <w:ins w:id="77" w:author="Zeng W" w:date="2026-06-12T10:37:38Z">
        <w:r>
          <w:rPr>
            <w:rFonts w:hint="eastAsia"/>
            <w:b w:val="0"/>
            <w:sz w:val="24"/>
            <w:lang w:val="en-US" w:eastAsia="zh-CN"/>
          </w:rPr>
          <w:t>本</w:t>
        </w:r>
      </w:ins>
      <w:r>
        <w:rPr>
          <w:rFonts w:ascii="Songti SC" w:hAnsi="Songti SC" w:eastAsia="Songti SC"/>
          <w:b w:val="0"/>
          <w:sz w:val="24"/>
        </w:rPr>
        <w:t>在原虚拟情景演播系统上完成升级，原有设备、课程</w:t>
      </w:r>
      <w:ins w:id="78" w:author="Zeng W" w:date="2026-06-12T10:37:46Z">
        <w:r>
          <w:rPr>
            <w:rFonts w:hint="eastAsia"/>
            <w:b w:val="0"/>
            <w:sz w:val="24"/>
            <w:lang w:val="en-US" w:eastAsia="zh-CN"/>
          </w:rPr>
          <w:t>内容</w:t>
        </w:r>
      </w:ins>
      <w:ins w:id="79" w:author="Zeng W" w:date="2026-06-12T10:37:49Z">
        <w:r>
          <w:rPr>
            <w:rFonts w:hint="eastAsia"/>
            <w:b w:val="0"/>
            <w:sz w:val="24"/>
            <w:lang w:val="en-US" w:eastAsia="zh-CN"/>
          </w:rPr>
          <w:t>进一步</w:t>
        </w:r>
      </w:ins>
      <w:ins w:id="80" w:author="Zeng W" w:date="2026-06-12T10:37:50Z">
        <w:r>
          <w:rPr>
            <w:rFonts w:hint="eastAsia"/>
            <w:b w:val="0"/>
            <w:sz w:val="24"/>
            <w:lang w:val="en-US" w:eastAsia="zh-CN"/>
          </w:rPr>
          <w:t>得到</w:t>
        </w:r>
      </w:ins>
      <w:ins w:id="81" w:author="Zeng W" w:date="2026-06-12T10:37:51Z">
        <w:r>
          <w:rPr>
            <w:rFonts w:hint="eastAsia"/>
            <w:b w:val="0"/>
            <w:sz w:val="24"/>
            <w:lang w:val="en-US" w:eastAsia="zh-CN"/>
          </w:rPr>
          <w:t>优化</w:t>
        </w:r>
      </w:ins>
      <w:del w:id="82" w:author="Zeng W" w:date="2026-06-12T10:37:54Z">
        <w:r>
          <w:rPr>
            <w:rFonts w:ascii="Songti SC" w:hAnsi="Songti SC" w:eastAsia="Songti SC"/>
            <w:b w:val="0"/>
            <w:sz w:val="24"/>
          </w:rPr>
          <w:delText>和师资都保留了下来，</w:delText>
        </w:r>
      </w:del>
      <w:ins w:id="83" w:author="Zeng W" w:date="2026-06-12T10:37:54Z">
        <w:r>
          <w:rPr>
            <w:rFonts w:hint="eastAsia"/>
            <w:b w:val="0"/>
            <w:sz w:val="24"/>
            <w:lang w:eastAsia="zh-CN"/>
          </w:rPr>
          <w:t>。</w:t>
        </w:r>
      </w:ins>
      <w:ins w:id="84" w:author="Zeng W" w:date="2026-06-12T10:37:56Z">
        <w:r>
          <w:rPr>
            <w:rFonts w:hint="eastAsia"/>
            <w:b w:val="0"/>
            <w:sz w:val="24"/>
            <w:lang w:val="en-US" w:eastAsia="zh-CN"/>
          </w:rPr>
          <w:t>项目</w:t>
        </w:r>
      </w:ins>
      <w:r>
        <w:rPr>
          <w:rFonts w:ascii="Songti SC" w:hAnsi="Songti SC" w:eastAsia="Songti SC"/>
          <w:b w:val="0"/>
          <w:sz w:val="24"/>
        </w:rPr>
        <w:t>建设投入相对可控，迁移和复用成本较低。相较于动作捕捉类方案，AIGC引擎对场地和硬件的要求更低，更适合在现有语言实验室条件下逐步改造。</w:t>
      </w:r>
      <w:del w:id="85" w:author="Zeng W" w:date="2026-06-12T10:38:23Z">
        <w:r>
          <w:rPr>
            <w:rFonts w:ascii="Songti SC" w:hAnsi="Songti SC" w:eastAsia="Songti SC"/>
            <w:b w:val="0"/>
            <w:sz w:val="24"/>
          </w:rPr>
          <w:delText>整体思路是在现有条件上改造实验项目，改动集中在实验环境和教学组织，没有另起一门新课程。</w:delText>
        </w:r>
      </w:del>
    </w:p>
    <w:p w14:paraId="5503FE32">
      <w:pPr>
        <w:ind w:firstLine="420"/>
      </w:pPr>
      <w:r>
        <w:rPr>
          <w:rFonts w:ascii="Songti SC" w:hAnsi="Songti SC" w:eastAsia="Songti SC"/>
          <w:b w:val="0"/>
          <w:sz w:val="24"/>
        </w:rPr>
        <w:t>AIGC生成能力接入后，课堂能按教学任务实时生成不同的虚拟角色形象，AIGC情景教学和AIGC戏剧类任务可在同一平台开展，实现多场景、多模态的口语训练</w:t>
      </w:r>
      <w:del w:id="86" w:author="Zeng W" w:date="2026-06-12T10:38:41Z">
        <w:r>
          <w:rPr>
            <w:rFonts w:ascii="Songti SC" w:hAnsi="Songti SC" w:eastAsia="Songti SC"/>
            <w:b w:val="0"/>
            <w:sz w:val="24"/>
          </w:rPr>
          <w:delText>，角色切换比原先靠布景和道具便捷得多</w:delText>
        </w:r>
      </w:del>
      <w:r>
        <w:rPr>
          <w:rFonts w:ascii="Songti SC" w:hAnsi="Songti SC" w:eastAsia="Songti SC"/>
          <w:b w:val="0"/>
          <w:sz w:val="24"/>
        </w:rPr>
        <w:t>。</w:t>
      </w:r>
    </w:p>
    <w:p w14:paraId="18F4C7B6">
      <w:pPr>
        <w:ind w:firstLine="420"/>
      </w:pPr>
      <w:ins w:id="87" w:author="Zeng W" w:date="2026-06-12T10:38:50Z">
        <w:r>
          <w:rPr>
            <w:rFonts w:hint="eastAsia"/>
            <w:b w:val="0"/>
            <w:sz w:val="24"/>
            <w:lang w:val="en-US" w:eastAsia="zh-CN"/>
          </w:rPr>
          <w:t>此外，</w:t>
        </w:r>
      </w:ins>
      <w:ins w:id="88" w:author="Zeng W" w:date="2026-06-12T10:38:51Z">
        <w:r>
          <w:rPr>
            <w:rFonts w:hint="eastAsia"/>
            <w:b w:val="0"/>
            <w:sz w:val="24"/>
            <w:lang w:val="en-US" w:eastAsia="zh-CN"/>
          </w:rPr>
          <w:t>本项目</w:t>
        </w:r>
      </w:ins>
      <w:ins w:id="89" w:author="Zeng W" w:date="2026-06-12T10:38:52Z">
        <w:r>
          <w:rPr>
            <w:rFonts w:hint="eastAsia"/>
            <w:b w:val="0"/>
            <w:sz w:val="24"/>
            <w:lang w:val="en-US" w:eastAsia="zh-CN"/>
          </w:rPr>
          <w:t>在</w:t>
        </w:r>
      </w:ins>
      <w:r>
        <w:rPr>
          <w:rFonts w:ascii="Songti SC" w:hAnsi="Songti SC" w:eastAsia="Songti SC"/>
          <w:b w:val="0"/>
          <w:sz w:val="24"/>
        </w:rPr>
        <w:t>教学上</w:t>
      </w:r>
      <w:ins w:id="90" w:author="Zeng W" w:date="2026-06-12T10:38:54Z">
        <w:r>
          <w:rPr>
            <w:rFonts w:hint="eastAsia"/>
            <w:b w:val="0"/>
            <w:sz w:val="24"/>
            <w:lang w:val="en-US" w:eastAsia="zh-CN"/>
          </w:rPr>
          <w:t>更</w:t>
        </w:r>
      </w:ins>
      <w:r>
        <w:rPr>
          <w:rFonts w:ascii="Songti SC" w:hAnsi="Songti SC" w:eastAsia="Songti SC"/>
          <w:b w:val="0"/>
          <w:sz w:val="24"/>
        </w:rPr>
        <w:t>注重"人机协同"</w:t>
      </w:r>
      <w:ins w:id="91" w:author="Zeng W" w:date="2026-06-12T10:38:48Z">
        <w:r>
          <w:rPr>
            <w:rFonts w:hint="eastAsia"/>
            <w:b w:val="0"/>
            <w:sz w:val="24"/>
            <w:lang w:eastAsia="zh-CN"/>
          </w:rPr>
          <w:t>。</w:t>
        </w:r>
      </w:ins>
      <w:del w:id="92" w:author="Zeng W" w:date="2026-06-12T10:38:48Z">
        <w:r>
          <w:rPr>
            <w:rFonts w:ascii="Songti SC" w:hAnsi="Songti SC" w:eastAsia="Songti SC"/>
            <w:b w:val="0"/>
            <w:sz w:val="24"/>
          </w:rPr>
          <w:delText>：</w:delText>
        </w:r>
      </w:del>
      <w:r>
        <w:rPr>
          <w:rFonts w:ascii="Songti SC" w:hAnsi="Songti SC" w:eastAsia="Songti SC"/>
          <w:b w:val="0"/>
          <w:sz w:val="24"/>
        </w:rPr>
        <w:t>教师负责情景设计、过程指导和综合讲评，AIGC系统承担虚拟角色生成</w:t>
      </w:r>
      <w:del w:id="93" w:author="Zeng W" w:date="2026-06-12T10:39:01Z">
        <w:r>
          <w:rPr>
            <w:rFonts w:ascii="Songti SC" w:hAnsi="Songti SC" w:eastAsia="Songti SC"/>
            <w:b w:val="0"/>
            <w:sz w:val="24"/>
          </w:rPr>
          <w:delText>和口语测评辅助</w:delText>
        </w:r>
      </w:del>
      <w:r>
        <w:rPr>
          <w:rFonts w:ascii="Songti SC" w:hAnsi="Songti SC" w:eastAsia="Songti SC"/>
          <w:b w:val="0"/>
          <w:sz w:val="24"/>
        </w:rPr>
        <w:t>，学生通过自主训练和互评提高参与度。评价上采用教师评分、学生自评互评与AI系统测评相结合的方式，结果直接用于课堂改进，没有另设脱离教学实际的评价环节，为口语实验教学改革提供了一条可操作的路径。</w:t>
      </w:r>
    </w:p>
    <w:p w14:paraId="116EE2DF">
      <w:pPr>
        <w:spacing w:before="160" w:after="80"/>
      </w:pPr>
      <w:r>
        <w:rPr>
          <w:rFonts w:ascii="Songti SC" w:hAnsi="Songti SC" w:eastAsia="Songti SC"/>
          <w:b/>
          <w:sz w:val="24"/>
        </w:rPr>
        <w:t>（二）研究成果应用及效益</w:t>
      </w:r>
    </w:p>
    <w:p w14:paraId="38329A68">
      <w:pPr>
        <w:ind w:firstLine="420"/>
      </w:pPr>
      <w:del w:id="94" w:author="Zeng W" w:date="2026-06-12T10:39:22Z">
        <w:r>
          <w:rPr>
            <w:rFonts w:ascii="Songti SC" w:hAnsi="Songti SC" w:eastAsia="Songti SC"/>
            <w:b w:val="0"/>
            <w:sz w:val="24"/>
          </w:rPr>
          <w:delText>改造后的实验已在外语实验室正常开设，操作说明、情景模板和训练录像存入实验室资源平台，学生课后可回看训练过程，教师也可留存教学案例。部分</w:delText>
        </w:r>
      </w:del>
      <w:del w:id="95" w:author="Zeng W" w:date="2026-06-12T10:39:24Z">
        <w:r>
          <w:rPr>
            <w:rFonts w:ascii="Songti SC" w:hAnsi="Songti SC" w:eastAsia="Songti SC"/>
            <w:b w:val="0"/>
            <w:sz w:val="24"/>
          </w:rPr>
          <w:delText>学生反映，</w:delText>
        </w:r>
      </w:del>
      <w:ins w:id="96" w:author="Zeng W" w:date="2026-06-12T10:39:26Z">
        <w:r>
          <w:rPr>
            <w:rFonts w:hint="eastAsia"/>
            <w:b w:val="0"/>
            <w:sz w:val="24"/>
            <w:lang w:val="en-US" w:eastAsia="zh-CN"/>
          </w:rPr>
          <w:t>通过</w:t>
        </w:r>
      </w:ins>
      <w:ins w:id="97" w:author="Zeng W" w:date="2026-06-12T10:39:27Z">
        <w:r>
          <w:rPr>
            <w:rFonts w:hint="eastAsia"/>
            <w:b w:val="0"/>
            <w:sz w:val="24"/>
            <w:lang w:val="en-US" w:eastAsia="zh-CN"/>
          </w:rPr>
          <w:t>此次</w:t>
        </w:r>
      </w:ins>
      <w:ins w:id="98" w:author="Zeng W" w:date="2026-06-12T10:39:28Z">
        <w:r>
          <w:rPr>
            <w:rFonts w:hint="eastAsia"/>
            <w:b w:val="0"/>
            <w:sz w:val="24"/>
            <w:lang w:val="en-US" w:eastAsia="zh-CN"/>
          </w:rPr>
          <w:t>实验</w:t>
        </w:r>
      </w:ins>
      <w:ins w:id="99" w:author="Zeng W" w:date="2026-06-12T10:39:29Z">
        <w:r>
          <w:rPr>
            <w:rFonts w:hint="eastAsia"/>
            <w:b w:val="0"/>
            <w:sz w:val="24"/>
            <w:lang w:val="en-US" w:eastAsia="zh-CN"/>
          </w:rPr>
          <w:t>项目</w:t>
        </w:r>
      </w:ins>
      <w:ins w:id="100" w:author="Zeng W" w:date="2026-06-12T10:39:30Z">
        <w:r>
          <w:rPr>
            <w:rFonts w:hint="eastAsia"/>
            <w:b w:val="0"/>
            <w:sz w:val="24"/>
            <w:lang w:val="en-US" w:eastAsia="zh-CN"/>
          </w:rPr>
          <w:t>的</w:t>
        </w:r>
      </w:ins>
      <w:ins w:id="101" w:author="Zeng W" w:date="2026-06-12T10:39:31Z">
        <w:r>
          <w:rPr>
            <w:rFonts w:hint="eastAsia"/>
            <w:b w:val="0"/>
            <w:sz w:val="24"/>
            <w:lang w:val="en-US" w:eastAsia="zh-CN"/>
          </w:rPr>
          <w:t>建设，</w:t>
        </w:r>
      </w:ins>
      <w:ins w:id="102" w:author="Zeng W" w:date="2026-06-12T10:39:36Z">
        <w:r>
          <w:rPr>
            <w:rFonts w:hint="eastAsia"/>
            <w:b w:val="0"/>
            <w:sz w:val="24"/>
            <w:lang w:val="en-US" w:eastAsia="zh-CN"/>
          </w:rPr>
          <w:t>进一步</w:t>
        </w:r>
      </w:ins>
      <w:ins w:id="103" w:author="Zeng W" w:date="2026-06-12T10:39:37Z">
        <w:r>
          <w:rPr>
            <w:rFonts w:hint="eastAsia"/>
            <w:b w:val="0"/>
            <w:sz w:val="24"/>
            <w:lang w:val="en-US" w:eastAsia="zh-CN"/>
          </w:rPr>
          <w:t>优化</w:t>
        </w:r>
      </w:ins>
      <w:ins w:id="104" w:author="Zeng W" w:date="2026-06-12T10:39:38Z">
        <w:r>
          <w:rPr>
            <w:rFonts w:hint="eastAsia"/>
            <w:b w:val="0"/>
            <w:sz w:val="24"/>
            <w:lang w:val="en-US" w:eastAsia="zh-CN"/>
          </w:rPr>
          <w:t>了实验室</w:t>
        </w:r>
      </w:ins>
      <w:ins w:id="105" w:author="Zeng W" w:date="2026-06-12T10:39:39Z">
        <w:r>
          <w:rPr>
            <w:rFonts w:hint="eastAsia"/>
            <w:b w:val="0"/>
            <w:sz w:val="24"/>
            <w:lang w:val="en-US" w:eastAsia="zh-CN"/>
          </w:rPr>
          <w:t>现有</w:t>
        </w:r>
      </w:ins>
      <w:ins w:id="106" w:author="Zeng W" w:date="2026-06-12T10:39:44Z">
        <w:r>
          <w:rPr>
            <w:rFonts w:hint="eastAsia"/>
            <w:b w:val="0"/>
            <w:sz w:val="24"/>
            <w:lang w:val="en-US" w:eastAsia="zh-CN"/>
          </w:rPr>
          <w:t>项目资源</w:t>
        </w:r>
      </w:ins>
      <w:ins w:id="107" w:author="Zeng W" w:date="2026-06-12T10:39:45Z">
        <w:r>
          <w:rPr>
            <w:rFonts w:hint="eastAsia"/>
            <w:b w:val="0"/>
            <w:sz w:val="24"/>
            <w:lang w:val="en-US" w:eastAsia="zh-CN"/>
          </w:rPr>
          <w:t>。</w:t>
        </w:r>
      </w:ins>
      <w:r>
        <w:rPr>
          <w:rFonts w:ascii="Songti SC" w:hAnsi="Songti SC" w:eastAsia="Songti SC"/>
          <w:b w:val="0"/>
          <w:sz w:val="24"/>
        </w:rPr>
        <w:t>AIGC情景环境有助于</w:t>
      </w:r>
      <w:del w:id="108" w:author="Zeng W" w:date="2026-06-12T10:39:49Z">
        <w:r>
          <w:rPr>
            <w:rFonts w:hint="default" w:ascii="Songti SC" w:hAnsi="Songti SC" w:eastAsia="Songti SC"/>
            <w:b w:val="0"/>
            <w:sz w:val="24"/>
            <w:lang w:val="en-US"/>
          </w:rPr>
          <w:delText>减轻上台紧张感</w:delText>
        </w:r>
      </w:del>
      <w:ins w:id="109" w:author="Zeng W" w:date="2026-06-12T10:39:50Z">
        <w:r>
          <w:rPr>
            <w:rFonts w:hint="eastAsia"/>
            <w:b w:val="0"/>
            <w:sz w:val="24"/>
            <w:lang w:val="en-US" w:eastAsia="zh-CN"/>
          </w:rPr>
          <w:t>增加</w:t>
        </w:r>
      </w:ins>
      <w:ins w:id="110" w:author="Zeng W" w:date="2026-06-12T10:39:51Z">
        <w:r>
          <w:rPr>
            <w:rFonts w:hint="eastAsia"/>
            <w:b w:val="0"/>
            <w:sz w:val="24"/>
            <w:lang w:val="en-US" w:eastAsia="zh-CN"/>
          </w:rPr>
          <w:t>学生的</w:t>
        </w:r>
      </w:ins>
      <w:ins w:id="111" w:author="Zeng W" w:date="2026-06-12T10:39:52Z">
        <w:r>
          <w:rPr>
            <w:rFonts w:hint="eastAsia"/>
            <w:b w:val="0"/>
            <w:sz w:val="24"/>
            <w:lang w:val="en-US" w:eastAsia="zh-CN"/>
          </w:rPr>
          <w:t>学习</w:t>
        </w:r>
      </w:ins>
      <w:ins w:id="112" w:author="Zeng W" w:date="2026-06-12T10:39:54Z">
        <w:r>
          <w:rPr>
            <w:rFonts w:hint="eastAsia"/>
            <w:b w:val="0"/>
            <w:sz w:val="24"/>
            <w:lang w:val="en-US" w:eastAsia="zh-CN"/>
          </w:rPr>
          <w:t>兴趣</w:t>
        </w:r>
      </w:ins>
      <w:r>
        <w:rPr>
          <w:rFonts w:ascii="Songti SC" w:hAnsi="Songti SC" w:eastAsia="Songti SC"/>
          <w:b w:val="0"/>
          <w:sz w:val="24"/>
        </w:rPr>
        <w:t>，</w:t>
      </w:r>
      <w:del w:id="113" w:author="Zeng W" w:date="2026-06-12T10:39:59Z">
        <w:r>
          <w:rPr>
            <w:rFonts w:ascii="Songti SC" w:hAnsi="Songti SC" w:eastAsia="Songti SC"/>
            <w:b w:val="0"/>
            <w:sz w:val="24"/>
          </w:rPr>
          <w:delText>戏剧类任</w:delText>
        </w:r>
      </w:del>
      <w:ins w:id="114" w:author="Zeng W" w:date="2026-06-12T10:40:00Z">
        <w:r>
          <w:rPr>
            <w:rFonts w:hint="eastAsia"/>
            <w:b w:val="0"/>
            <w:sz w:val="24"/>
            <w:lang w:val="en-US" w:eastAsia="zh-CN"/>
          </w:rPr>
          <w:t>学生</w:t>
        </w:r>
      </w:ins>
      <w:ins w:id="115" w:author="Zeng W" w:date="2026-06-12T10:40:01Z">
        <w:r>
          <w:rPr>
            <w:rFonts w:hint="eastAsia"/>
            <w:b w:val="0"/>
            <w:sz w:val="24"/>
            <w:lang w:val="en-US" w:eastAsia="zh-CN"/>
          </w:rPr>
          <w:t>任</w:t>
        </w:r>
      </w:ins>
      <w:r>
        <w:rPr>
          <w:rFonts w:ascii="Songti SC" w:hAnsi="Songti SC" w:eastAsia="Songti SC"/>
          <w:b w:val="0"/>
          <w:sz w:val="24"/>
        </w:rPr>
        <w:t>务完成得比改造前完整一些，主动开口的意愿有所提高；也有学生把训练内容用到课程展示和英语演讲中。基础较弱的学生通过录像回看和AI测评反馈，能对照自己的发音和表达问题反复练习。</w:t>
      </w:r>
    </w:p>
    <w:p w14:paraId="205E710B">
      <w:pPr>
        <w:ind w:firstLine="420"/>
        <w:rPr>
          <w:rFonts w:hint="eastAsia" w:eastAsia="Songti SC"/>
          <w:lang w:eastAsia="zh-CN"/>
        </w:rPr>
      </w:pPr>
      <w:r>
        <w:rPr>
          <w:rFonts w:ascii="Songti SC" w:hAnsi="Songti SC" w:eastAsia="Songti SC"/>
          <w:b w:val="0"/>
          <w:sz w:val="24"/>
        </w:rPr>
        <w:t>教师方面，</w:t>
      </w:r>
      <w:del w:id="116" w:author="Zeng W" w:date="2026-06-12T10:40:16Z">
        <w:r>
          <w:rPr>
            <w:rFonts w:ascii="Songti SC" w:hAnsi="Songti SC" w:eastAsia="Songti SC"/>
            <w:b w:val="0"/>
            <w:sz w:val="24"/>
          </w:rPr>
          <w:delText>课前准备和现场组织事务有所减少</w:delText>
        </w:r>
      </w:del>
      <w:del w:id="117" w:author="Zeng W" w:date="2026-06-12T10:40:18Z">
        <w:r>
          <w:rPr>
            <w:rFonts w:ascii="Songti SC" w:hAnsi="Songti SC" w:eastAsia="Songti SC"/>
            <w:b w:val="0"/>
            <w:sz w:val="24"/>
          </w:rPr>
          <w:delText>，</w:delText>
        </w:r>
      </w:del>
      <w:r>
        <w:rPr>
          <w:rFonts w:ascii="Songti SC" w:hAnsi="Songti SC" w:eastAsia="Songti SC"/>
          <w:b w:val="0"/>
          <w:sz w:val="24"/>
        </w:rPr>
        <w:t>口语指导和讲评时间更充裕；实验教辅工作由布景维护为主转向设备联调和参数维护，日常维护负担减轻</w:t>
      </w:r>
      <w:del w:id="118" w:author="Zeng W" w:date="2026-06-12T10:40:30Z">
        <w:r>
          <w:rPr>
            <w:rFonts w:ascii="Songti SC" w:hAnsi="Songti SC" w:eastAsia="Songti SC"/>
            <w:b w:val="0"/>
            <w:sz w:val="24"/>
          </w:rPr>
          <w:delText>。项目形成的情景模板和操作说明，已在校内实验室交流中介绍。</w:delText>
        </w:r>
      </w:del>
      <w:ins w:id="119" w:author="Zeng W" w:date="2026-06-12T10:40:31Z">
        <w:r>
          <w:rPr>
            <w:rFonts w:hint="eastAsia"/>
            <w:b w:val="0"/>
            <w:sz w:val="24"/>
            <w:lang w:eastAsia="zh-CN"/>
          </w:rPr>
          <w:t>。</w:t>
        </w:r>
      </w:ins>
    </w:p>
    <w:p w14:paraId="52AD4E58">
      <w:pPr>
        <w:ind w:firstLine="420"/>
      </w:pPr>
      <w:r>
        <w:rPr>
          <w:rFonts w:ascii="Songti SC" w:hAnsi="Songti SC" w:eastAsia="Songti SC"/>
          <w:b w:val="0"/>
          <w:sz w:val="24"/>
        </w:rPr>
        <w:t>从实验室运行看，原有</w:t>
      </w:r>
      <w:del w:id="120" w:author="Zeng W" w:date="2026-06-12T10:40:36Z">
        <w:r>
          <w:rPr>
            <w:rFonts w:ascii="Songti SC" w:hAnsi="Songti SC" w:eastAsia="Songti SC"/>
            <w:b w:val="0"/>
            <w:sz w:val="24"/>
          </w:rPr>
          <w:delText>演播</w:delText>
        </w:r>
      </w:del>
      <w:r>
        <w:rPr>
          <w:rFonts w:ascii="Songti SC" w:hAnsi="Songti SC" w:eastAsia="Songti SC"/>
          <w:b w:val="0"/>
          <w:sz w:val="24"/>
        </w:rPr>
        <w:t>场地和采集设备利用率提高，布景道具的采购和损耗减少，有限的人力更多用在教学辅导和设备维护上，现有人员和技术条件能够支撑项目持续开设。</w:t>
      </w:r>
      <w:del w:id="121" w:author="Zeng W" w:date="2026-06-12T10:40:50Z">
        <w:r>
          <w:rPr>
            <w:rFonts w:ascii="Songti SC" w:hAnsi="Songti SC" w:eastAsia="Songti SC"/>
            <w:b w:val="0"/>
            <w:sz w:val="24"/>
          </w:rPr>
          <w:delText>这套改造做法的重点在于</w:delText>
        </w:r>
      </w:del>
      <w:ins w:id="122" w:author="Zeng W" w:date="2026-06-12T10:40:54Z">
        <w:r>
          <w:rPr>
            <w:rFonts w:hint="eastAsia"/>
            <w:b w:val="0"/>
            <w:sz w:val="24"/>
            <w:lang w:val="en-US" w:eastAsia="zh-CN"/>
          </w:rPr>
          <w:t>项目实现</w:t>
        </w:r>
      </w:ins>
      <w:ins w:id="123" w:author="Zeng W" w:date="2026-06-12T10:40:55Z">
        <w:r>
          <w:rPr>
            <w:rFonts w:hint="eastAsia"/>
            <w:b w:val="0"/>
            <w:sz w:val="24"/>
            <w:lang w:val="en-US" w:eastAsia="zh-CN"/>
          </w:rPr>
          <w:t>了</w:t>
        </w:r>
      </w:ins>
      <w:bookmarkStart w:id="0" w:name="_GoBack"/>
      <w:bookmarkEnd w:id="0"/>
      <w:r>
        <w:rPr>
          <w:rFonts w:ascii="Songti SC" w:hAnsi="Songti SC" w:eastAsia="Songti SC"/>
          <w:b w:val="0"/>
          <w:sz w:val="24"/>
        </w:rPr>
        <w:t>复用现有演播条件和开源AIGC框架，而不是单独建设一套新的数字人系统，对其他口语实验课程和省内高校同类实验教学的升级改造具有一定的参考意义。项目开放共享实施后，有助于更多学生在外语实验教学中接触和应用人工智能技术，增强口语学习兴趣和语言自信。</w:t>
      </w:r>
    </w:p>
    <w:sectPr>
      <w:pgSz w:w="11906" w:h="16838"/>
      <w:pgMar w:top="1417" w:right="1587" w:bottom="1701"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panose1 w:val="020B0503020204020204"/>
    <w:charset w:val="86"/>
    <w:family w:val="auto"/>
    <w:pitch w:val="default"/>
    <w:sig w:usb0="80000287" w:usb1="2ACF3C50"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eng W">
    <w15:presenceInfo w15:providerId="WPS Office" w15:userId="4723979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AA0B2"/>
    <w:rsid w:val="0CED649F"/>
    <w:rsid w:val="15CF890E"/>
    <w:rsid w:val="17BFE313"/>
    <w:rsid w:val="17EEE9EE"/>
    <w:rsid w:val="1BDF03D3"/>
    <w:rsid w:val="27D57BD6"/>
    <w:rsid w:val="2E28ECE3"/>
    <w:rsid w:val="352E35A6"/>
    <w:rsid w:val="39FD0450"/>
    <w:rsid w:val="3DF3E861"/>
    <w:rsid w:val="3E5B6FED"/>
    <w:rsid w:val="3F7E1316"/>
    <w:rsid w:val="3FF62EBF"/>
    <w:rsid w:val="49DDE574"/>
    <w:rsid w:val="4E6F65C8"/>
    <w:rsid w:val="5FBBAC14"/>
    <w:rsid w:val="5FD77688"/>
    <w:rsid w:val="6BF70EF9"/>
    <w:rsid w:val="6BFFD5A0"/>
    <w:rsid w:val="6EA6897C"/>
    <w:rsid w:val="6EDF9E18"/>
    <w:rsid w:val="6FFFA065"/>
    <w:rsid w:val="74D3D4DD"/>
    <w:rsid w:val="75A0A327"/>
    <w:rsid w:val="76FFC379"/>
    <w:rsid w:val="76FFCA86"/>
    <w:rsid w:val="7773F5C0"/>
    <w:rsid w:val="7AA86012"/>
    <w:rsid w:val="7B8F05E5"/>
    <w:rsid w:val="7DFA41E6"/>
    <w:rsid w:val="7EDB879D"/>
    <w:rsid w:val="7EED3ED2"/>
    <w:rsid w:val="7F6D3700"/>
    <w:rsid w:val="7F7E227C"/>
    <w:rsid w:val="7F7FAFF2"/>
    <w:rsid w:val="7F9A442B"/>
    <w:rsid w:val="7FC6D400"/>
    <w:rsid w:val="7FCFBDE6"/>
    <w:rsid w:val="7FF382E0"/>
    <w:rsid w:val="8EBF7107"/>
    <w:rsid w:val="94F3A19E"/>
    <w:rsid w:val="967653F7"/>
    <w:rsid w:val="A7FF5BF6"/>
    <w:rsid w:val="B56F7BD4"/>
    <w:rsid w:val="B5BF6EAB"/>
    <w:rsid w:val="B6FF1A87"/>
    <w:rsid w:val="B7FD3533"/>
    <w:rsid w:val="BD9EAF1D"/>
    <w:rsid w:val="BE3EBAA5"/>
    <w:rsid w:val="BEFF814C"/>
    <w:rsid w:val="BFDEF35A"/>
    <w:rsid w:val="BFFEA2E6"/>
    <w:rsid w:val="CFFB744E"/>
    <w:rsid w:val="D917AB1C"/>
    <w:rsid w:val="DBFF9F2B"/>
    <w:rsid w:val="E7B73872"/>
    <w:rsid w:val="EABFBE97"/>
    <w:rsid w:val="EB9F3392"/>
    <w:rsid w:val="EFFF4E55"/>
    <w:rsid w:val="F6774782"/>
    <w:rsid w:val="F7FFD995"/>
    <w:rsid w:val="FAEE6CBF"/>
    <w:rsid w:val="FB7E9756"/>
    <w:rsid w:val="FBBFA698"/>
    <w:rsid w:val="FBFFEB57"/>
    <w:rsid w:val="FD749951"/>
    <w:rsid w:val="FEBFE84B"/>
    <w:rsid w:val="FF3BD01A"/>
    <w:rsid w:val="FF5269EF"/>
    <w:rsid w:val="FFBB7FE1"/>
    <w:rsid w:val="FFE8BC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Songti SC" w:hAnsi="Songti SC" w:eastAsia="Songti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Zeng W</cp:lastModifiedBy>
  <dcterms:modified xsi:type="dcterms:W3CDTF">2026-06-12T10:40:55Z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0EDE995D0A06881303672B6A9498E6F5_42</vt:lpwstr>
  </property>
</Properties>
</file>